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02D0EE" w14:textId="77777777" w:rsidR="0055485E" w:rsidRPr="0055485E" w:rsidRDefault="0055485E" w:rsidP="0055485E">
      <w:pPr>
        <w:spacing w:after="0" w:line="240" w:lineRule="auto"/>
        <w:ind w:left="284" w:hanging="284"/>
        <w:rPr>
          <w:rFonts w:cstheme="minorHAnsi"/>
          <w:sz w:val="20"/>
          <w:szCs w:val="20"/>
        </w:rPr>
      </w:pPr>
      <w:r>
        <w:rPr>
          <w:rFonts w:cstheme="minorHAnsi"/>
          <w:sz w:val="20"/>
          <w:szCs w:val="20"/>
        </w:rPr>
        <w:t>BIBLIOGRAPHY</w:t>
      </w:r>
    </w:p>
    <w:p w14:paraId="4F16272E" w14:textId="77777777" w:rsidR="0055485E" w:rsidRPr="0055485E" w:rsidRDefault="0055485E" w:rsidP="0055485E">
      <w:pPr>
        <w:spacing w:after="0" w:line="240" w:lineRule="auto"/>
        <w:ind w:left="284" w:hanging="284"/>
        <w:rPr>
          <w:rFonts w:cstheme="minorHAnsi"/>
          <w:sz w:val="20"/>
          <w:szCs w:val="20"/>
        </w:rPr>
      </w:pPr>
    </w:p>
    <w:p w14:paraId="1FE9FF0F" w14:textId="77777777" w:rsidR="0055485E" w:rsidRPr="0055485E" w:rsidRDefault="0055485E" w:rsidP="0055485E">
      <w:pPr>
        <w:spacing w:after="0" w:line="240" w:lineRule="auto"/>
        <w:ind w:left="284" w:hanging="284"/>
        <w:jc w:val="both"/>
        <w:rPr>
          <w:rFonts w:cstheme="minorHAnsi"/>
          <w:sz w:val="20"/>
          <w:szCs w:val="20"/>
          <w:lang w:val="en-GB"/>
        </w:rPr>
      </w:pPr>
      <w:r w:rsidRPr="0055485E">
        <w:rPr>
          <w:rFonts w:cstheme="minorHAnsi"/>
          <w:sz w:val="20"/>
          <w:szCs w:val="20"/>
          <w:lang w:val="en-GB"/>
        </w:rPr>
        <w:t>Acuto, M. (2013). Global cities, governance and diplomacy: The urban link. Routledge.</w:t>
      </w:r>
    </w:p>
    <w:p w14:paraId="6EEA92C7" w14:textId="77777777" w:rsidR="0055485E" w:rsidRPr="0055485E" w:rsidRDefault="0055485E" w:rsidP="0055485E">
      <w:pPr>
        <w:spacing w:after="0" w:line="240" w:lineRule="auto"/>
        <w:ind w:left="284" w:hanging="284"/>
        <w:jc w:val="both"/>
        <w:rPr>
          <w:rFonts w:cstheme="minorHAnsi"/>
          <w:sz w:val="20"/>
          <w:szCs w:val="20"/>
          <w:lang w:val="en-GB"/>
        </w:rPr>
      </w:pPr>
      <w:bookmarkStart w:id="0" w:name="_Hlk234316009"/>
      <w:r w:rsidRPr="0055485E">
        <w:rPr>
          <w:rFonts w:cstheme="minorHAnsi"/>
          <w:sz w:val="20"/>
          <w:szCs w:val="20"/>
          <w:lang w:val="en-GB"/>
        </w:rPr>
        <w:t>Acuto, M. (2016a). Give cities a seat at the top table. Nature, 537(7622), 611–613.</w:t>
      </w:r>
    </w:p>
    <w:p w14:paraId="380DBC34" w14:textId="77777777" w:rsidR="0055485E" w:rsidRPr="0055485E" w:rsidRDefault="0055485E" w:rsidP="0055485E">
      <w:pPr>
        <w:spacing w:after="0" w:line="240" w:lineRule="auto"/>
        <w:ind w:left="284" w:hanging="284"/>
        <w:jc w:val="both"/>
        <w:rPr>
          <w:rFonts w:cstheme="minorHAnsi"/>
          <w:sz w:val="20"/>
          <w:szCs w:val="20"/>
          <w:lang w:val="en-GB"/>
        </w:rPr>
      </w:pPr>
      <w:r w:rsidRPr="0055485E">
        <w:rPr>
          <w:rFonts w:cstheme="minorHAnsi"/>
          <w:sz w:val="20"/>
          <w:szCs w:val="20"/>
          <w:lang w:val="en-GB"/>
        </w:rPr>
        <w:t>Acuto, M. (2016b, ed.). The new city diplomacy: Purpose, practice and power in local government. Routledge.</w:t>
      </w:r>
    </w:p>
    <w:p w14:paraId="01F9DD8D" w14:textId="77777777" w:rsidR="0055485E" w:rsidRPr="0055485E" w:rsidRDefault="0055485E" w:rsidP="0055485E">
      <w:pPr>
        <w:spacing w:after="0" w:line="240" w:lineRule="auto"/>
        <w:ind w:left="284" w:hanging="284"/>
        <w:jc w:val="both"/>
        <w:rPr>
          <w:rFonts w:cstheme="minorHAnsi"/>
          <w:sz w:val="20"/>
          <w:szCs w:val="20"/>
          <w:lang w:val="en-GB"/>
        </w:rPr>
      </w:pPr>
      <w:r w:rsidRPr="0055485E">
        <w:rPr>
          <w:rFonts w:cstheme="minorHAnsi"/>
          <w:sz w:val="20"/>
          <w:szCs w:val="20"/>
          <w:lang w:val="en-GB"/>
        </w:rPr>
        <w:t>Acuto, M., &amp; Rayner, S. (2016). City networks: Breaking gridlocks or forging neoliberal urbanism? International Affairs, 92(5), 1147–1166.</w:t>
      </w:r>
    </w:p>
    <w:bookmarkEnd w:id="0"/>
    <w:p w14:paraId="125CD362" w14:textId="77777777" w:rsidR="00510525" w:rsidRDefault="00510525" w:rsidP="0055485E">
      <w:pPr>
        <w:spacing w:after="0" w:line="240" w:lineRule="auto"/>
        <w:ind w:left="284" w:hanging="284"/>
        <w:jc w:val="both"/>
        <w:rPr>
          <w:ins w:id="1" w:author="Sérgio Pedro" w:date="2026-07-10T09:59:00Z"/>
          <w:rFonts w:eastAsia="Times New Roman" w:cstheme="minorHAnsi"/>
          <w:sz w:val="20"/>
          <w:szCs w:val="20"/>
          <w:highlight w:val="red"/>
          <w:lang w:val="en-GB" w:eastAsia="pt-PT"/>
        </w:rPr>
      </w:pPr>
      <w:ins w:id="2" w:author="Sérgio Pedro" w:date="2026-07-10T09:59:00Z">
        <w:r>
          <w:rPr>
            <w:rFonts w:eastAsia="Times New Roman" w:cstheme="minorHAnsi"/>
            <w:sz w:val="20"/>
            <w:szCs w:val="20"/>
            <w:highlight w:val="red"/>
            <w:lang w:val="en-GB" w:eastAsia="pt-PT"/>
          </w:rPr>
          <w:t>Acuto, M., Morissette, M., and Tsouros, A. (2017). City diplomacy: Towards more strategic networking? Learning with WHO Healthy Cities. Global Policy, 8(1), 14-22.</w:t>
        </w:r>
      </w:ins>
    </w:p>
    <w:p w14:paraId="69B528B6" w14:textId="0233A565" w:rsidR="0055485E" w:rsidRPr="0055485E" w:rsidDel="00510525" w:rsidRDefault="0055485E" w:rsidP="0055485E">
      <w:pPr>
        <w:pStyle w:val="NormalWeb"/>
        <w:spacing w:before="0" w:beforeAutospacing="0" w:after="0" w:afterAutospacing="0"/>
        <w:ind w:left="284" w:hanging="284"/>
        <w:jc w:val="both"/>
        <w:rPr>
          <w:del w:id="3" w:author="Sérgio Pedro" w:date="2026-07-10T09:59:00Z"/>
          <w:rFonts w:asciiTheme="minorHAnsi" w:hAnsiTheme="minorHAnsi" w:cstheme="minorHAnsi"/>
          <w:sz w:val="20"/>
          <w:szCs w:val="20"/>
          <w:highlight w:val="red"/>
          <w:lang w:val="en-GB"/>
        </w:rPr>
      </w:pPr>
      <w:del w:id="4" w:author="Sérgio Pedro" w:date="2026-07-10T09:59:00Z">
        <w:r w:rsidRPr="0055485E" w:rsidDel="00510525">
          <w:rPr>
            <w:rFonts w:asciiTheme="minorHAnsi" w:hAnsiTheme="minorHAnsi" w:cstheme="minorHAnsi"/>
            <w:sz w:val="20"/>
            <w:szCs w:val="20"/>
            <w:highlight w:val="red"/>
            <w:lang w:val="en-GB"/>
          </w:rPr>
          <w:delText xml:space="preserve">Acuto, Michele; Morissette, Mika; Tsouros, Agis (2017), City Diplomacy: Towards More Strategic Networking? Global Policy Volume 8 (1), pp 14-22 </w:delText>
        </w:r>
      </w:del>
    </w:p>
    <w:p w14:paraId="65E7BAB0" w14:textId="77777777" w:rsidR="0055485E" w:rsidRPr="0055485E" w:rsidRDefault="0055485E" w:rsidP="0055485E">
      <w:pPr>
        <w:spacing w:after="0" w:line="240" w:lineRule="auto"/>
        <w:ind w:left="284" w:hanging="284"/>
        <w:jc w:val="both"/>
        <w:rPr>
          <w:rFonts w:eastAsia="Times New Roman" w:cstheme="minorHAnsi"/>
          <w:sz w:val="20"/>
          <w:szCs w:val="20"/>
          <w:lang w:val="en-GB" w:eastAsia="pt-PT"/>
        </w:rPr>
      </w:pPr>
      <w:bookmarkStart w:id="5" w:name="_Hlk234312583"/>
      <w:r w:rsidRPr="0055485E">
        <w:rPr>
          <w:rFonts w:eastAsia="Times New Roman" w:cstheme="minorHAnsi"/>
          <w:sz w:val="20"/>
          <w:szCs w:val="20"/>
          <w:lang w:val="en-GB" w:eastAsia="pt-PT"/>
        </w:rPr>
        <w:t xml:space="preserve">Adner, R. (2017). Ecosystem as structure: An actionable construct for strategy. </w:t>
      </w:r>
      <w:r w:rsidRPr="0055485E">
        <w:rPr>
          <w:rFonts w:eastAsia="Times New Roman" w:cstheme="minorHAnsi"/>
          <w:i/>
          <w:iCs/>
          <w:sz w:val="20"/>
          <w:szCs w:val="20"/>
          <w:lang w:val="en-GB" w:eastAsia="pt-PT"/>
        </w:rPr>
        <w:t>Journal of Management, 43</w:t>
      </w:r>
      <w:r w:rsidRPr="0055485E">
        <w:rPr>
          <w:rFonts w:eastAsia="Times New Roman" w:cstheme="minorHAnsi"/>
          <w:sz w:val="20"/>
          <w:szCs w:val="20"/>
          <w:lang w:val="en-GB" w:eastAsia="pt-PT"/>
        </w:rPr>
        <w:t>(1), 39–58.</w:t>
      </w:r>
    </w:p>
    <w:p w14:paraId="05F1EA5A"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r w:rsidRPr="0055485E">
        <w:rPr>
          <w:rFonts w:cstheme="minorHAnsi"/>
          <w:color w:val="222222"/>
          <w:sz w:val="20"/>
          <w:szCs w:val="20"/>
          <w:shd w:val="clear" w:color="auto" w:fill="FFFFFF"/>
          <w:lang w:val="en-GB"/>
        </w:rPr>
        <w:t>Ahrens, P. (2023). Velvet triangles and more: alliances of supranational EU gender equality actors. In </w:t>
      </w:r>
      <w:r w:rsidRPr="0055485E">
        <w:rPr>
          <w:rFonts w:cstheme="minorHAnsi"/>
          <w:i/>
          <w:iCs/>
          <w:color w:val="222222"/>
          <w:sz w:val="20"/>
          <w:szCs w:val="20"/>
          <w:shd w:val="clear" w:color="auto" w:fill="FFFFFF"/>
          <w:lang w:val="en-GB"/>
        </w:rPr>
        <w:t>Handbook of feminist governance</w:t>
      </w:r>
      <w:r w:rsidRPr="0055485E">
        <w:rPr>
          <w:rFonts w:cstheme="minorHAnsi"/>
          <w:color w:val="222222"/>
          <w:sz w:val="20"/>
          <w:szCs w:val="20"/>
          <w:shd w:val="clear" w:color="auto" w:fill="FFFFFF"/>
          <w:lang w:val="en-GB"/>
        </w:rPr>
        <w:t> (pp. 335-346). Edward Elgar Publishing.</w:t>
      </w:r>
    </w:p>
    <w:bookmarkEnd w:id="5"/>
    <w:p w14:paraId="2CB82E34" w14:textId="77777777" w:rsidR="0055485E" w:rsidRPr="0055485E" w:rsidRDefault="0055485E" w:rsidP="0055485E">
      <w:pPr>
        <w:spacing w:after="0" w:line="240" w:lineRule="auto"/>
        <w:ind w:left="284" w:hanging="284"/>
        <w:jc w:val="both"/>
        <w:rPr>
          <w:rFonts w:cstheme="minorHAnsi"/>
          <w:sz w:val="20"/>
          <w:szCs w:val="20"/>
          <w:lang w:val="en-GB"/>
        </w:rPr>
      </w:pPr>
      <w:r w:rsidRPr="0055485E">
        <w:rPr>
          <w:rFonts w:cstheme="minorHAnsi"/>
          <w:color w:val="222222"/>
          <w:sz w:val="20"/>
          <w:szCs w:val="20"/>
          <w:shd w:val="clear" w:color="auto" w:fill="FFFFFF"/>
          <w:lang w:val="en-GB"/>
        </w:rPr>
        <w:t>Aigrain, P., Chan, L., Guédon, J. C., Willinsky, J., &amp; Benkler, Y. (2008). The wealth of networks.</w:t>
      </w:r>
    </w:p>
    <w:p w14:paraId="30D13A83" w14:textId="77777777" w:rsidR="0055485E" w:rsidRPr="0055485E" w:rsidRDefault="0055485E" w:rsidP="0055485E">
      <w:pPr>
        <w:pStyle w:val="my-2"/>
        <w:spacing w:before="0" w:beforeAutospacing="0" w:after="0" w:afterAutospacing="0"/>
        <w:ind w:left="284" w:hanging="284"/>
        <w:jc w:val="both"/>
        <w:rPr>
          <w:rStyle w:val="citation"/>
          <w:rFonts w:asciiTheme="minorHAnsi" w:hAnsiTheme="minorHAnsi" w:cstheme="minorHAnsi"/>
          <w:sz w:val="20"/>
          <w:szCs w:val="20"/>
          <w:lang w:val="en-GB"/>
        </w:rPr>
      </w:pPr>
      <w:r w:rsidRPr="0055485E">
        <w:rPr>
          <w:rFonts w:asciiTheme="minorHAnsi" w:hAnsiTheme="minorHAnsi" w:cstheme="minorHAnsi"/>
          <w:color w:val="222222"/>
          <w:sz w:val="20"/>
          <w:szCs w:val="20"/>
          <w:shd w:val="clear" w:color="auto" w:fill="FFFFFF"/>
          <w:lang w:val="en-GB"/>
        </w:rPr>
        <w:t>Alemanno, A. (2020). Unboxing the Conference on the Future of Europe and its democratic raison d'être. </w:t>
      </w:r>
      <w:r w:rsidRPr="0055485E">
        <w:rPr>
          <w:rFonts w:asciiTheme="minorHAnsi" w:hAnsiTheme="minorHAnsi" w:cstheme="minorHAnsi"/>
          <w:i/>
          <w:iCs/>
          <w:color w:val="222222"/>
          <w:sz w:val="20"/>
          <w:szCs w:val="20"/>
          <w:shd w:val="clear" w:color="auto" w:fill="FFFFFF"/>
          <w:lang w:val="en-GB"/>
        </w:rPr>
        <w:t>European Law Journal</w:t>
      </w:r>
      <w:r w:rsidRPr="0055485E">
        <w:rPr>
          <w:rFonts w:asciiTheme="minorHAnsi" w:hAnsiTheme="minorHAnsi" w:cstheme="minorHAnsi"/>
          <w:color w:val="222222"/>
          <w:sz w:val="20"/>
          <w:szCs w:val="20"/>
          <w:shd w:val="clear" w:color="auto" w:fill="FFFFFF"/>
          <w:lang w:val="en-GB"/>
        </w:rPr>
        <w:t>, </w:t>
      </w:r>
      <w:r w:rsidRPr="0055485E">
        <w:rPr>
          <w:rFonts w:asciiTheme="minorHAnsi" w:hAnsiTheme="minorHAnsi" w:cstheme="minorHAnsi"/>
          <w:i/>
          <w:iCs/>
          <w:color w:val="222222"/>
          <w:sz w:val="20"/>
          <w:szCs w:val="20"/>
          <w:shd w:val="clear" w:color="auto" w:fill="FFFFFF"/>
          <w:lang w:val="en-GB"/>
        </w:rPr>
        <w:t>26</w:t>
      </w:r>
      <w:r w:rsidRPr="0055485E">
        <w:rPr>
          <w:rFonts w:asciiTheme="minorHAnsi" w:hAnsiTheme="minorHAnsi" w:cstheme="minorHAnsi"/>
          <w:color w:val="222222"/>
          <w:sz w:val="20"/>
          <w:szCs w:val="20"/>
          <w:shd w:val="clear" w:color="auto" w:fill="FFFFFF"/>
          <w:lang w:val="en-GB"/>
        </w:rPr>
        <w:t>(5-6), 484-508.</w:t>
      </w:r>
    </w:p>
    <w:p w14:paraId="65BE8137" w14:textId="77777777" w:rsidR="0055485E" w:rsidRPr="0055485E" w:rsidRDefault="0055485E" w:rsidP="0055485E">
      <w:pPr>
        <w:pStyle w:val="my-2"/>
        <w:spacing w:before="0" w:beforeAutospacing="0" w:after="0" w:afterAutospacing="0"/>
        <w:ind w:left="284" w:hanging="284"/>
        <w:jc w:val="both"/>
        <w:rPr>
          <w:rFonts w:asciiTheme="minorHAnsi" w:hAnsiTheme="minorHAnsi" w:cstheme="minorHAnsi"/>
          <w:sz w:val="20"/>
          <w:szCs w:val="20"/>
          <w:lang w:val="en-GB"/>
        </w:rPr>
      </w:pPr>
      <w:r w:rsidRPr="0055485E">
        <w:rPr>
          <w:rFonts w:asciiTheme="minorHAnsi" w:hAnsiTheme="minorHAnsi" w:cstheme="minorHAnsi"/>
          <w:sz w:val="20"/>
          <w:szCs w:val="20"/>
          <w:lang w:val="en-GB"/>
        </w:rPr>
        <w:t xml:space="preserve">Alemanno, A., &amp; Nicolaïdis, K. (Eds.). (2019). </w:t>
      </w:r>
      <w:r w:rsidRPr="0055485E">
        <w:rPr>
          <w:rStyle w:val="Emphasis"/>
          <w:rFonts w:asciiTheme="minorHAnsi" w:hAnsiTheme="minorHAnsi" w:cstheme="minorHAnsi"/>
          <w:sz w:val="20"/>
          <w:szCs w:val="20"/>
          <w:lang w:val="en-GB"/>
        </w:rPr>
        <w:t>The democratic state of the European Union</w:t>
      </w:r>
      <w:r w:rsidRPr="0055485E">
        <w:rPr>
          <w:rFonts w:asciiTheme="minorHAnsi" w:hAnsiTheme="minorHAnsi" w:cstheme="minorHAnsi"/>
          <w:sz w:val="20"/>
          <w:szCs w:val="20"/>
          <w:lang w:val="en-GB"/>
        </w:rPr>
        <w:t>. European University Institute.</w:t>
      </w:r>
    </w:p>
    <w:p w14:paraId="586FFBB6" w14:textId="77777777" w:rsidR="0055485E" w:rsidRPr="0055485E" w:rsidRDefault="0055485E" w:rsidP="0055485E">
      <w:pPr>
        <w:spacing w:after="0" w:line="240" w:lineRule="auto"/>
        <w:ind w:left="284" w:hanging="284"/>
        <w:jc w:val="both"/>
        <w:rPr>
          <w:rFonts w:cstheme="minorHAnsi"/>
          <w:i/>
          <w:iCs/>
          <w:color w:val="333333"/>
          <w:sz w:val="20"/>
          <w:szCs w:val="20"/>
          <w:bdr w:val="none" w:sz="0" w:space="0" w:color="auto" w:frame="1"/>
          <w:lang w:val="en-GB"/>
        </w:rPr>
      </w:pPr>
      <w:r w:rsidRPr="0055485E">
        <w:rPr>
          <w:rFonts w:cstheme="minorHAnsi"/>
          <w:color w:val="222222"/>
          <w:sz w:val="20"/>
          <w:szCs w:val="20"/>
          <w:shd w:val="clear" w:color="auto" w:fill="FFFFFF"/>
          <w:lang w:val="en-GB"/>
        </w:rPr>
        <w:t>Alexander, C. (1977). </w:t>
      </w:r>
      <w:r w:rsidRPr="0055485E">
        <w:rPr>
          <w:rFonts w:cstheme="minorHAnsi"/>
          <w:i/>
          <w:iCs/>
          <w:color w:val="222222"/>
          <w:sz w:val="20"/>
          <w:szCs w:val="20"/>
          <w:shd w:val="clear" w:color="auto" w:fill="FFFFFF"/>
          <w:lang w:val="en-GB"/>
        </w:rPr>
        <w:t>A pattern language: towns, buildings, construction</w:t>
      </w:r>
      <w:r w:rsidRPr="0055485E">
        <w:rPr>
          <w:rFonts w:cstheme="minorHAnsi"/>
          <w:color w:val="222222"/>
          <w:sz w:val="20"/>
          <w:szCs w:val="20"/>
          <w:shd w:val="clear" w:color="auto" w:fill="FFFFFF"/>
          <w:lang w:val="en-GB"/>
        </w:rPr>
        <w:t>. Oxford university press.</w:t>
      </w:r>
    </w:p>
    <w:p w14:paraId="5B186210"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r w:rsidRPr="0055485E">
        <w:rPr>
          <w:rFonts w:cstheme="minorHAnsi"/>
          <w:color w:val="222222"/>
          <w:sz w:val="20"/>
          <w:szCs w:val="20"/>
          <w:shd w:val="clear" w:color="auto" w:fill="FFFFFF"/>
          <w:lang w:val="en-GB"/>
        </w:rPr>
        <w:t>Alku, M. (2020). International Conference on the Western Balkans The Europe We Want. The Europe We Need 2020. </w:t>
      </w:r>
      <w:r w:rsidRPr="0055485E">
        <w:rPr>
          <w:rFonts w:cstheme="minorHAnsi"/>
          <w:i/>
          <w:iCs/>
          <w:color w:val="222222"/>
          <w:sz w:val="20"/>
          <w:szCs w:val="20"/>
          <w:shd w:val="clear" w:color="auto" w:fill="FFFFFF"/>
          <w:lang w:val="en-GB"/>
        </w:rPr>
        <w:t>Südosteuropa Mitteilungen</w:t>
      </w:r>
      <w:r w:rsidRPr="0055485E">
        <w:rPr>
          <w:rFonts w:cstheme="minorHAnsi"/>
          <w:color w:val="222222"/>
          <w:sz w:val="20"/>
          <w:szCs w:val="20"/>
          <w:shd w:val="clear" w:color="auto" w:fill="FFFFFF"/>
          <w:lang w:val="en-GB"/>
        </w:rPr>
        <w:t>, </w:t>
      </w:r>
      <w:r w:rsidRPr="0055485E">
        <w:rPr>
          <w:rFonts w:cstheme="minorHAnsi"/>
          <w:i/>
          <w:iCs/>
          <w:color w:val="222222"/>
          <w:sz w:val="20"/>
          <w:szCs w:val="20"/>
          <w:shd w:val="clear" w:color="auto" w:fill="FFFFFF"/>
          <w:lang w:val="en-GB"/>
        </w:rPr>
        <w:t>60</w:t>
      </w:r>
      <w:r w:rsidRPr="0055485E">
        <w:rPr>
          <w:rFonts w:cstheme="minorHAnsi"/>
          <w:color w:val="222222"/>
          <w:sz w:val="20"/>
          <w:szCs w:val="20"/>
          <w:shd w:val="clear" w:color="auto" w:fill="FFFFFF"/>
          <w:lang w:val="en-GB"/>
        </w:rPr>
        <w:t>(05), 85-90.</w:t>
      </w:r>
    </w:p>
    <w:p w14:paraId="21B592A4" w14:textId="77777777" w:rsidR="00510525" w:rsidRDefault="00510525" w:rsidP="0055485E">
      <w:pPr>
        <w:spacing w:after="0" w:line="240" w:lineRule="auto"/>
        <w:ind w:left="284" w:hanging="284"/>
        <w:jc w:val="both"/>
        <w:rPr>
          <w:ins w:id="6" w:author="Sérgio Pedro" w:date="2026-07-10T09:59:00Z"/>
          <w:rFonts w:cstheme="minorHAnsi"/>
          <w:sz w:val="20"/>
          <w:szCs w:val="20"/>
          <w:lang w:val="en-GB"/>
        </w:rPr>
      </w:pPr>
      <w:ins w:id="7" w:author="Sérgio Pedro" w:date="2026-07-10T09:59:00Z">
        <w:r>
          <w:rPr>
            <w:rFonts w:cstheme="minorHAnsi"/>
            <w:sz w:val="20"/>
            <w:szCs w:val="20"/>
            <w:lang w:val="en-GB"/>
          </w:rPr>
          <w:t>Allegretti, G. (2002). “Fatti, non parole! Sindaci a confronto con la democrazia diretta”, in C.Jampaglia, T.Bendinelli (org.), Porto Alegre. Il Forum Sociale Mondiale. Bologna: Feltrinelli</w:t>
        </w:r>
      </w:ins>
    </w:p>
    <w:p w14:paraId="5176DDB2" w14:textId="2DB55CCB" w:rsidR="0055485E" w:rsidRPr="0055485E" w:rsidDel="00510525" w:rsidRDefault="0055485E" w:rsidP="0055485E">
      <w:pPr>
        <w:spacing w:after="0" w:line="240" w:lineRule="auto"/>
        <w:ind w:left="284" w:hanging="284"/>
        <w:jc w:val="both"/>
        <w:rPr>
          <w:del w:id="8" w:author="Sérgio Pedro" w:date="2026-07-10T09:59:00Z"/>
          <w:rFonts w:cstheme="minorHAnsi"/>
          <w:sz w:val="20"/>
          <w:szCs w:val="20"/>
          <w:lang w:val="en-GB"/>
        </w:rPr>
      </w:pPr>
      <w:del w:id="9" w:author="Sérgio Pedro" w:date="2026-07-10T09:59:00Z">
        <w:r w:rsidRPr="0055485E" w:rsidDel="00510525">
          <w:rPr>
            <w:rFonts w:cstheme="minorHAnsi"/>
            <w:sz w:val="20"/>
            <w:szCs w:val="20"/>
            <w:lang w:val="en-GB"/>
          </w:rPr>
          <w:delText>Allegretti, G. (2002), “Fatti, non parole! Sindaci a confronto con la democrazia diretta”, in C.Jampaglia, T.Bendinelli (org.), Porto Alegre. Il Forum Sociale Mondiale. Bologna: Feltrinelli</w:delText>
        </w:r>
      </w:del>
    </w:p>
    <w:p w14:paraId="5823E65B"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r w:rsidRPr="0055485E">
        <w:rPr>
          <w:rFonts w:cstheme="minorHAnsi"/>
          <w:sz w:val="20"/>
          <w:szCs w:val="20"/>
          <w:lang w:val="en-GB"/>
        </w:rPr>
        <w:t xml:space="preserve">Allegretti, G. (2007). “Reti nazionali e reti internazionali: quali nuove sfide per la Provincia?”. In Milani (coord), </w:t>
      </w:r>
      <w:r w:rsidRPr="0055485E">
        <w:rPr>
          <w:rFonts w:cstheme="minorHAnsi"/>
          <w:i/>
          <w:sz w:val="20"/>
          <w:szCs w:val="20"/>
          <w:lang w:val="en-GB"/>
        </w:rPr>
        <w:t xml:space="preserve">La partecipazione in provincia di Milano. Ricerche e indagini per una interpretazione del territorio. Strumenti di lavoro e di progettazione in materia di partecipazione. </w:t>
      </w:r>
      <w:r w:rsidRPr="0055485E">
        <w:rPr>
          <w:rFonts w:cstheme="minorHAnsi"/>
          <w:sz w:val="20"/>
          <w:szCs w:val="20"/>
          <w:lang w:val="en-GB"/>
        </w:rPr>
        <w:t xml:space="preserve">Provincia di Milano, </w:t>
      </w:r>
      <w:r w:rsidRPr="0055485E">
        <w:rPr>
          <w:rFonts w:cstheme="minorHAnsi"/>
          <w:color w:val="222222"/>
          <w:sz w:val="20"/>
          <w:szCs w:val="20"/>
          <w:shd w:val="clear" w:color="auto" w:fill="FFFFFF"/>
          <w:lang w:val="en-GB"/>
        </w:rPr>
        <w:t>pp. 52-60</w:t>
      </w:r>
    </w:p>
    <w:p w14:paraId="71A844C7" w14:textId="77777777" w:rsidR="00510525" w:rsidRDefault="00510525" w:rsidP="0055485E">
      <w:pPr>
        <w:spacing w:after="0" w:line="240" w:lineRule="auto"/>
        <w:ind w:left="284" w:hanging="284"/>
        <w:jc w:val="both"/>
        <w:rPr>
          <w:ins w:id="10" w:author="Sérgio Pedro" w:date="2026-07-10T09:59:00Z"/>
          <w:rFonts w:cstheme="minorHAnsi"/>
          <w:sz w:val="20"/>
          <w:szCs w:val="20"/>
          <w:lang w:val="en-GB"/>
        </w:rPr>
      </w:pPr>
      <w:ins w:id="11" w:author="Sérgio Pedro" w:date="2026-07-10T09:59:00Z">
        <w:r>
          <w:rPr>
            <w:rFonts w:cstheme="minorHAnsi"/>
            <w:sz w:val="20"/>
            <w:szCs w:val="20"/>
            <w:lang w:val="en-GB"/>
          </w:rPr>
          <w:t>Allegretti, G. (2011). « Le processus « d'économie participative » de la région Lazio. Quand l'expérimentation devient le symbole d'une gestion politique »,, in Y. Sintomer &amp; J. Talpin (org.), LA DÉMOCRATIE PARTICIPATIVE AU-DELÀ DE LA PROXIMITÉ,. Rennes: Ed. Presses Universitaires de Rennes, pp. 145-159</w:t>
        </w:r>
      </w:ins>
    </w:p>
    <w:p w14:paraId="74491216" w14:textId="1B2B92B7" w:rsidR="0055485E" w:rsidRPr="0055485E" w:rsidDel="00510525" w:rsidRDefault="0055485E" w:rsidP="0055485E">
      <w:pPr>
        <w:spacing w:after="0" w:line="240" w:lineRule="auto"/>
        <w:ind w:left="284" w:hanging="284"/>
        <w:jc w:val="both"/>
        <w:rPr>
          <w:del w:id="12" w:author="Sérgio Pedro" w:date="2026-07-10T09:59:00Z"/>
          <w:rFonts w:cstheme="minorHAnsi"/>
          <w:sz w:val="20"/>
          <w:szCs w:val="20"/>
          <w:lang w:val="en-GB"/>
        </w:rPr>
      </w:pPr>
      <w:del w:id="13" w:author="Sérgio Pedro" w:date="2026-07-10T09:59:00Z">
        <w:r w:rsidRPr="0055485E" w:rsidDel="00510525">
          <w:rPr>
            <w:rFonts w:cstheme="minorHAnsi"/>
            <w:sz w:val="20"/>
            <w:szCs w:val="20"/>
            <w:lang w:val="en-GB"/>
          </w:rPr>
          <w:delText>Allegretti, G. (2011), « Le processus « d'économie participative » de la région Lazio. Quand l'expérimentation devient le symbole d'une gestion politique »,, in Y. Sintomer &amp; J. Talpin (org.), LA DÉMOCRATIE PARTICIPATIVE AU-DELÀ DE LA PROXIMITÉ,. Rennes: Ed. Presses Universitaires de Rennes, pp. 145-159</w:delText>
        </w:r>
      </w:del>
    </w:p>
    <w:p w14:paraId="3247DED0" w14:textId="77777777" w:rsidR="0055485E" w:rsidRPr="0055485E" w:rsidRDefault="0055485E" w:rsidP="0055485E">
      <w:pPr>
        <w:spacing w:after="0" w:line="240" w:lineRule="auto"/>
        <w:ind w:left="284" w:hanging="284"/>
        <w:jc w:val="both"/>
        <w:rPr>
          <w:rFonts w:cstheme="minorHAnsi"/>
          <w:color w:val="000000"/>
          <w:spacing w:val="-5"/>
          <w:sz w:val="20"/>
          <w:szCs w:val="20"/>
          <w:shd w:val="clear" w:color="auto" w:fill="FFFFFF"/>
          <w:lang w:val="en-GB"/>
        </w:rPr>
      </w:pPr>
      <w:r w:rsidRPr="0055485E">
        <w:rPr>
          <w:rFonts w:cstheme="minorHAnsi"/>
          <w:color w:val="222222"/>
          <w:sz w:val="20"/>
          <w:szCs w:val="20"/>
          <w:shd w:val="clear" w:color="auto" w:fill="FFFFFF"/>
          <w:lang w:val="en-GB"/>
        </w:rPr>
        <w:t>Allegretti, G. (2020). Ricostruire la partecipazione civica nella nuova normalità: Alcuni indirizzi per una possibile rifondazione. </w:t>
      </w:r>
      <w:r w:rsidRPr="0055485E">
        <w:rPr>
          <w:rFonts w:cstheme="minorHAnsi"/>
          <w:i/>
          <w:iCs/>
          <w:color w:val="222222"/>
          <w:sz w:val="20"/>
          <w:szCs w:val="20"/>
          <w:shd w:val="clear" w:color="auto" w:fill="FFFFFF"/>
          <w:lang w:val="en-GB"/>
        </w:rPr>
        <w:t>Contesti. Città, territori, progetti</w:t>
      </w:r>
      <w:r w:rsidRPr="0055485E">
        <w:rPr>
          <w:rFonts w:cstheme="minorHAnsi"/>
          <w:color w:val="222222"/>
          <w:sz w:val="20"/>
          <w:szCs w:val="20"/>
          <w:shd w:val="clear" w:color="auto" w:fill="FFFFFF"/>
          <w:lang w:val="en-GB"/>
        </w:rPr>
        <w:t>, (2), 177-194.</w:t>
      </w:r>
    </w:p>
    <w:p w14:paraId="0A3B9F1E" w14:textId="77777777" w:rsidR="0055485E" w:rsidRPr="0055485E" w:rsidRDefault="0055485E" w:rsidP="0055485E">
      <w:pPr>
        <w:pStyle w:val="NormalWeb"/>
        <w:spacing w:before="0" w:beforeAutospacing="0" w:after="0" w:afterAutospacing="0"/>
        <w:ind w:left="284" w:hanging="284"/>
        <w:jc w:val="both"/>
        <w:rPr>
          <w:rFonts w:asciiTheme="minorHAnsi" w:hAnsiTheme="minorHAnsi" w:cstheme="minorHAnsi"/>
          <w:sz w:val="20"/>
          <w:szCs w:val="20"/>
          <w:lang w:val="en-GB"/>
        </w:rPr>
      </w:pPr>
      <w:r w:rsidRPr="0055485E">
        <w:rPr>
          <w:rFonts w:asciiTheme="minorHAnsi" w:hAnsiTheme="minorHAnsi" w:cstheme="minorHAnsi"/>
          <w:sz w:val="20"/>
          <w:szCs w:val="20"/>
          <w:lang w:val="en-GB"/>
        </w:rPr>
        <w:t xml:space="preserve">Allegretti, G.(2019). Cities and Citizens and Demodiversity: an Overview of Two Generations of City Networks, in </w:t>
      </w:r>
      <w:r w:rsidRPr="0055485E">
        <w:rPr>
          <w:rStyle w:val="selectable-text"/>
          <w:rFonts w:asciiTheme="minorHAnsi" w:hAnsiTheme="minorHAnsi" w:cstheme="minorHAnsi"/>
          <w:sz w:val="20"/>
          <w:szCs w:val="20"/>
          <w:lang w:val="en-GB"/>
        </w:rPr>
        <w:t xml:space="preserve">de Losada, A. F. ; Abdullah, H. (2019, coord). Rethinking the ecosystem of international city networks: challenges and opportunities. </w:t>
      </w:r>
      <w:r w:rsidRPr="0055485E">
        <w:rPr>
          <w:rFonts w:asciiTheme="minorHAnsi" w:hAnsiTheme="minorHAnsi" w:cstheme="minorHAnsi"/>
          <w:sz w:val="20"/>
          <w:szCs w:val="20"/>
          <w:lang w:val="en-GB"/>
        </w:rPr>
        <w:t xml:space="preserve">Monografias </w:t>
      </w:r>
      <w:r w:rsidRPr="0055485E">
        <w:rPr>
          <w:rStyle w:val="selectable-text"/>
          <w:rFonts w:asciiTheme="minorHAnsi" w:hAnsiTheme="minorHAnsi" w:cstheme="minorHAnsi"/>
          <w:sz w:val="20"/>
          <w:szCs w:val="20"/>
          <w:lang w:val="en-GB"/>
        </w:rPr>
        <w:t>CIDOB Edicions.</w:t>
      </w:r>
    </w:p>
    <w:p w14:paraId="2C53F54D" w14:textId="77777777" w:rsidR="0055485E" w:rsidRPr="0055485E" w:rsidRDefault="0055485E" w:rsidP="0055485E">
      <w:pPr>
        <w:pStyle w:val="my-2"/>
        <w:spacing w:before="0" w:beforeAutospacing="0" w:after="0" w:afterAutospacing="0"/>
        <w:ind w:left="284" w:hanging="284"/>
        <w:jc w:val="both"/>
        <w:rPr>
          <w:rStyle w:val="citation"/>
          <w:rFonts w:asciiTheme="minorHAnsi" w:hAnsiTheme="minorHAnsi" w:cstheme="minorHAnsi"/>
          <w:sz w:val="20"/>
          <w:szCs w:val="20"/>
          <w:lang w:val="en-GB"/>
        </w:rPr>
      </w:pPr>
      <w:r w:rsidRPr="0055485E">
        <w:rPr>
          <w:rFonts w:asciiTheme="minorHAnsi" w:hAnsiTheme="minorHAnsi" w:cstheme="minorHAnsi"/>
          <w:color w:val="222222"/>
          <w:sz w:val="20"/>
          <w:szCs w:val="20"/>
          <w:shd w:val="clear" w:color="auto" w:fill="FFFFFF"/>
          <w:lang w:val="en-GB"/>
        </w:rPr>
        <w:t>Allegretti, G., &amp; Allulli, M. (2007). Os Orçamentos Participativos em Itália: Uma ‘ponte’para a construção do Novo Município. </w:t>
      </w:r>
      <w:r w:rsidRPr="0055485E">
        <w:rPr>
          <w:rFonts w:asciiTheme="minorHAnsi" w:hAnsiTheme="minorHAnsi" w:cstheme="minorHAnsi"/>
          <w:i/>
          <w:iCs/>
          <w:color w:val="222222"/>
          <w:sz w:val="20"/>
          <w:szCs w:val="20"/>
          <w:shd w:val="clear" w:color="auto" w:fill="FFFFFF"/>
          <w:lang w:val="en-GB"/>
        </w:rPr>
        <w:t>Revista crítica de ciências sociais</w:t>
      </w:r>
      <w:r w:rsidRPr="0055485E">
        <w:rPr>
          <w:rFonts w:asciiTheme="minorHAnsi" w:hAnsiTheme="minorHAnsi" w:cstheme="minorHAnsi"/>
          <w:color w:val="222222"/>
          <w:sz w:val="20"/>
          <w:szCs w:val="20"/>
          <w:shd w:val="clear" w:color="auto" w:fill="FFFFFF"/>
          <w:lang w:val="en-GB"/>
        </w:rPr>
        <w:t>, (77), 101-130.</w:t>
      </w:r>
    </w:p>
    <w:p w14:paraId="2BF655AD" w14:textId="77777777" w:rsidR="0055485E" w:rsidRPr="0055485E" w:rsidRDefault="0055485E" w:rsidP="0055485E">
      <w:pPr>
        <w:pStyle w:val="my-2"/>
        <w:spacing w:before="0" w:beforeAutospacing="0" w:after="0" w:afterAutospacing="0"/>
        <w:ind w:left="284" w:hanging="284"/>
        <w:jc w:val="both"/>
        <w:rPr>
          <w:rFonts w:asciiTheme="minorHAnsi" w:hAnsiTheme="minorHAnsi" w:cstheme="minorHAnsi"/>
          <w:color w:val="222222"/>
          <w:sz w:val="20"/>
          <w:szCs w:val="20"/>
          <w:shd w:val="clear" w:color="auto" w:fill="FFFFFF"/>
        </w:rPr>
      </w:pPr>
      <w:r w:rsidRPr="0055485E">
        <w:rPr>
          <w:rFonts w:asciiTheme="minorHAnsi" w:hAnsiTheme="minorHAnsi" w:cstheme="minorHAnsi"/>
          <w:color w:val="222222"/>
          <w:sz w:val="20"/>
          <w:szCs w:val="20"/>
          <w:shd w:val="clear" w:color="auto" w:fill="FFFFFF"/>
        </w:rPr>
        <w:t>Allegretti, G., &amp; Sgueo, G. (2022). Connecting the Dots of an Implicit Agenda: The Case of Participatory Budgeting as a Travelling Policy. In </w:t>
      </w:r>
      <w:r w:rsidRPr="0055485E">
        <w:rPr>
          <w:rFonts w:asciiTheme="minorHAnsi" w:hAnsiTheme="minorHAnsi" w:cstheme="minorHAnsi"/>
          <w:i/>
          <w:iCs/>
          <w:color w:val="222222"/>
          <w:sz w:val="20"/>
          <w:szCs w:val="20"/>
          <w:shd w:val="clear" w:color="auto" w:fill="FFFFFF"/>
        </w:rPr>
        <w:t>Identifying Models of National Urban Agendas: A View to the Global Transition</w:t>
      </w:r>
      <w:r w:rsidRPr="0055485E">
        <w:rPr>
          <w:rFonts w:asciiTheme="minorHAnsi" w:hAnsiTheme="minorHAnsi" w:cstheme="minorHAnsi"/>
          <w:color w:val="222222"/>
          <w:sz w:val="20"/>
          <w:szCs w:val="20"/>
          <w:shd w:val="clear" w:color="auto" w:fill="FFFFFF"/>
        </w:rPr>
        <w:t> (pp. 357-385). Cham: Springer International Publishing.</w:t>
      </w:r>
    </w:p>
    <w:p w14:paraId="2441AB5C" w14:textId="77777777" w:rsidR="0055485E" w:rsidRPr="0055485E" w:rsidRDefault="0055485E" w:rsidP="0055485E">
      <w:pPr>
        <w:spacing w:after="0" w:line="240" w:lineRule="auto"/>
        <w:ind w:left="284" w:hanging="284"/>
        <w:jc w:val="both"/>
        <w:rPr>
          <w:rFonts w:cstheme="minorHAnsi"/>
          <w:sz w:val="20"/>
          <w:szCs w:val="20"/>
          <w:lang w:val="en-GB"/>
        </w:rPr>
      </w:pPr>
      <w:r w:rsidRPr="0055485E">
        <w:rPr>
          <w:rFonts w:cstheme="minorHAnsi"/>
          <w:color w:val="222222"/>
          <w:sz w:val="20"/>
          <w:szCs w:val="20"/>
          <w:shd w:val="clear" w:color="auto" w:fill="FFFFFF"/>
          <w:lang w:val="en-GB"/>
        </w:rPr>
        <w:t>Allegretti, G., Bassoli, M., &amp; Colavolpe, G. (2021). On the Verge of Institutionalisation. </w:t>
      </w:r>
      <w:r w:rsidRPr="0055485E">
        <w:rPr>
          <w:rFonts w:cstheme="minorHAnsi"/>
          <w:i/>
          <w:iCs/>
          <w:color w:val="222222"/>
          <w:sz w:val="20"/>
          <w:szCs w:val="20"/>
          <w:shd w:val="clear" w:color="auto" w:fill="FFFFFF"/>
          <w:lang w:val="en-GB"/>
        </w:rPr>
        <w:t>Participatory Budgeting Evidence in Five Italian Regions. Finansovyj žhurnal—Financial Journal</w:t>
      </w:r>
      <w:r w:rsidRPr="0055485E">
        <w:rPr>
          <w:rFonts w:cstheme="minorHAnsi"/>
          <w:color w:val="222222"/>
          <w:sz w:val="20"/>
          <w:szCs w:val="20"/>
          <w:shd w:val="clear" w:color="auto" w:fill="FFFFFF"/>
          <w:lang w:val="en-GB"/>
        </w:rPr>
        <w:t>, (2), pp. 25-45.</w:t>
      </w:r>
    </w:p>
    <w:p w14:paraId="0657B647" w14:textId="77777777" w:rsidR="0055485E" w:rsidRPr="0055485E" w:rsidRDefault="0055485E" w:rsidP="0055485E">
      <w:pPr>
        <w:spacing w:after="0" w:line="240" w:lineRule="auto"/>
        <w:ind w:left="284" w:hanging="284"/>
        <w:jc w:val="both"/>
        <w:rPr>
          <w:rFonts w:cstheme="minorHAnsi"/>
          <w:sz w:val="20"/>
          <w:szCs w:val="20"/>
          <w:lang w:val="en-GB"/>
        </w:rPr>
      </w:pPr>
      <w:r w:rsidRPr="0055485E">
        <w:rPr>
          <w:rFonts w:cstheme="minorHAnsi"/>
          <w:sz w:val="20"/>
          <w:szCs w:val="20"/>
          <w:lang w:val="en-GB"/>
        </w:rPr>
        <w:t>Allegretti, G.; Casillo, I. &amp; Gelli, F. (2026). “The ambivalent alliance between public participation professionals and democracy”. I</w:t>
      </w:r>
      <w:r w:rsidRPr="0055485E">
        <w:rPr>
          <w:rFonts w:cstheme="minorHAnsi"/>
          <w:sz w:val="20"/>
          <w:szCs w:val="20"/>
        </w:rPr>
        <w:t xml:space="preserve">n Sintomer, Y. &amp; Cordier, L. (eds.) </w:t>
      </w:r>
      <w:r w:rsidRPr="0055485E">
        <w:rPr>
          <w:rFonts w:cstheme="minorHAnsi"/>
          <w:sz w:val="20"/>
          <w:szCs w:val="20"/>
          <w:lang w:val="en-GB"/>
        </w:rPr>
        <w:t>Handbook of Participatory Democracy. Edward Elgar</w:t>
      </w:r>
    </w:p>
    <w:p w14:paraId="6DF86AB4" w14:textId="77777777" w:rsidR="0055485E" w:rsidRPr="0055485E" w:rsidRDefault="0055485E" w:rsidP="0055485E">
      <w:pPr>
        <w:spacing w:after="0" w:line="240" w:lineRule="auto"/>
        <w:ind w:left="284" w:hanging="284"/>
        <w:jc w:val="both"/>
        <w:rPr>
          <w:rFonts w:cstheme="minorHAnsi"/>
          <w:sz w:val="20"/>
          <w:szCs w:val="20"/>
          <w:lang w:val="en-GB"/>
        </w:rPr>
      </w:pPr>
      <w:r w:rsidRPr="0055485E">
        <w:rPr>
          <w:rFonts w:cstheme="minorHAnsi"/>
          <w:color w:val="222222"/>
          <w:sz w:val="20"/>
          <w:szCs w:val="20"/>
          <w:shd w:val="clear" w:color="auto" w:fill="FFFFFF"/>
          <w:lang w:val="en-GB"/>
        </w:rPr>
        <w:t>Allulli, M., &amp; d’Albergo, E. (2016). Beyond Institutionalization: Urban Movements in Rome. In </w:t>
      </w:r>
      <w:r w:rsidRPr="0055485E">
        <w:rPr>
          <w:rFonts w:cstheme="minorHAnsi"/>
          <w:i/>
          <w:iCs/>
          <w:color w:val="222222"/>
          <w:sz w:val="20"/>
          <w:szCs w:val="20"/>
          <w:shd w:val="clear" w:color="auto" w:fill="FFFFFF"/>
          <w:lang w:val="en-GB"/>
        </w:rPr>
        <w:t>Reimagining Social Movements</w:t>
      </w:r>
      <w:r w:rsidRPr="0055485E">
        <w:rPr>
          <w:rFonts w:cstheme="minorHAnsi"/>
          <w:color w:val="222222"/>
          <w:sz w:val="20"/>
          <w:szCs w:val="20"/>
          <w:shd w:val="clear" w:color="auto" w:fill="FFFFFF"/>
          <w:lang w:val="en-GB"/>
        </w:rPr>
        <w:t> (pp. 189-204). Routledge.</w:t>
      </w:r>
    </w:p>
    <w:p w14:paraId="6E225BF9" w14:textId="77777777" w:rsidR="0055485E" w:rsidRPr="0055485E" w:rsidRDefault="0055485E" w:rsidP="0055485E">
      <w:pPr>
        <w:spacing w:after="0" w:line="240" w:lineRule="auto"/>
        <w:ind w:left="284" w:hanging="284"/>
        <w:jc w:val="both"/>
        <w:rPr>
          <w:rFonts w:cstheme="minorHAnsi"/>
          <w:color w:val="1C1D1E"/>
          <w:sz w:val="20"/>
          <w:szCs w:val="20"/>
          <w:shd w:val="clear" w:color="auto" w:fill="FFFFFF"/>
          <w:lang w:val="en-GB"/>
        </w:rPr>
      </w:pPr>
      <w:r w:rsidRPr="0055485E">
        <w:rPr>
          <w:rStyle w:val="author"/>
          <w:rFonts w:cstheme="minorHAnsi"/>
          <w:color w:val="1C1D1E"/>
          <w:sz w:val="20"/>
          <w:szCs w:val="20"/>
          <w:shd w:val="clear" w:color="auto" w:fill="FFFFFF"/>
          <w:lang w:val="en-GB"/>
        </w:rPr>
        <w:t>Anderson, J.</w:t>
      </w:r>
      <w:r w:rsidRPr="0055485E">
        <w:rPr>
          <w:rFonts w:cstheme="minorHAnsi"/>
          <w:color w:val="1C1D1E"/>
          <w:sz w:val="20"/>
          <w:szCs w:val="20"/>
          <w:shd w:val="clear" w:color="auto" w:fill="FFFFFF"/>
          <w:lang w:val="en-GB"/>
        </w:rPr>
        <w:t> (</w:t>
      </w:r>
      <w:r w:rsidRPr="0055485E">
        <w:rPr>
          <w:rStyle w:val="pubyear"/>
          <w:rFonts w:cstheme="minorHAnsi"/>
          <w:color w:val="1C1D1E"/>
          <w:sz w:val="20"/>
          <w:szCs w:val="20"/>
          <w:shd w:val="clear" w:color="auto" w:fill="FFFFFF"/>
          <w:lang w:val="en-GB"/>
        </w:rPr>
        <w:t>2002</w:t>
      </w:r>
      <w:r w:rsidRPr="0055485E">
        <w:rPr>
          <w:rFonts w:cstheme="minorHAnsi"/>
          <w:color w:val="1C1D1E"/>
          <w:sz w:val="20"/>
          <w:szCs w:val="20"/>
          <w:shd w:val="clear" w:color="auto" w:fill="FFFFFF"/>
          <w:lang w:val="en-GB"/>
        </w:rPr>
        <w:t>) </w:t>
      </w:r>
      <w:r w:rsidRPr="0055485E">
        <w:rPr>
          <w:rStyle w:val="booktitle"/>
          <w:rFonts w:cstheme="minorHAnsi"/>
          <w:i/>
          <w:iCs/>
          <w:color w:val="1C1D1E"/>
          <w:sz w:val="20"/>
          <w:szCs w:val="20"/>
          <w:shd w:val="clear" w:color="auto" w:fill="FFFFFF"/>
          <w:lang w:val="en-GB"/>
        </w:rPr>
        <w:t>Transnational democracy: political spaces and border crossings</w:t>
      </w:r>
      <w:r w:rsidRPr="0055485E">
        <w:rPr>
          <w:rFonts w:cstheme="minorHAnsi"/>
          <w:color w:val="1C1D1E"/>
          <w:sz w:val="20"/>
          <w:szCs w:val="20"/>
          <w:shd w:val="clear" w:color="auto" w:fill="FFFFFF"/>
          <w:lang w:val="en-GB"/>
        </w:rPr>
        <w:t>, London : Routledge.</w:t>
      </w:r>
    </w:p>
    <w:p w14:paraId="372F3E8B" w14:textId="77777777" w:rsidR="0055485E" w:rsidRPr="0055485E" w:rsidRDefault="0055485E" w:rsidP="0055485E">
      <w:pPr>
        <w:spacing w:after="0" w:line="240" w:lineRule="auto"/>
        <w:ind w:left="284" w:hanging="284"/>
        <w:jc w:val="both"/>
        <w:rPr>
          <w:rFonts w:eastAsia="Times New Roman" w:cstheme="minorHAnsi"/>
          <w:sz w:val="20"/>
          <w:szCs w:val="20"/>
          <w:lang w:val="en-GB" w:eastAsia="pt-PT"/>
        </w:rPr>
      </w:pPr>
      <w:r w:rsidRPr="0055485E">
        <w:rPr>
          <w:rFonts w:eastAsia="Times New Roman" w:cstheme="minorHAnsi"/>
          <w:sz w:val="20"/>
          <w:szCs w:val="20"/>
          <w:lang w:val="en-GB" w:eastAsia="pt-PT"/>
        </w:rPr>
        <w:t>Ansell, C., &amp; Gash, A. (2008). Collaborative governance in theory and practice. Journal of Public Administration Research and Theory, 18(4), 543–571.</w:t>
      </w:r>
    </w:p>
    <w:p w14:paraId="2A7F214E" w14:textId="77777777" w:rsidR="0055485E" w:rsidRPr="0055485E" w:rsidRDefault="0055485E" w:rsidP="0055485E">
      <w:pPr>
        <w:pStyle w:val="BodyText"/>
        <w:ind w:left="284" w:hanging="284"/>
        <w:jc w:val="both"/>
        <w:rPr>
          <w:rFonts w:asciiTheme="minorHAnsi" w:hAnsiTheme="minorHAnsi" w:cstheme="minorHAnsi"/>
          <w:sz w:val="20"/>
          <w:szCs w:val="20"/>
          <w:lang w:val="en-GB"/>
        </w:rPr>
      </w:pPr>
      <w:r w:rsidRPr="0055485E">
        <w:rPr>
          <w:rFonts w:asciiTheme="minorHAnsi" w:hAnsiTheme="minorHAnsi" w:cstheme="minorHAnsi"/>
          <w:sz w:val="20"/>
          <w:szCs w:val="20"/>
          <w:lang w:val="en-GB"/>
        </w:rPr>
        <w:t>Antal,</w:t>
      </w:r>
      <w:r w:rsidRPr="0055485E">
        <w:rPr>
          <w:rFonts w:asciiTheme="minorHAnsi" w:hAnsiTheme="minorHAnsi" w:cstheme="minorHAnsi"/>
          <w:spacing w:val="42"/>
          <w:sz w:val="20"/>
          <w:szCs w:val="20"/>
          <w:lang w:val="en-GB"/>
        </w:rPr>
        <w:t xml:space="preserve"> </w:t>
      </w:r>
      <w:r w:rsidRPr="0055485E">
        <w:rPr>
          <w:rFonts w:asciiTheme="minorHAnsi" w:hAnsiTheme="minorHAnsi" w:cstheme="minorHAnsi"/>
          <w:sz w:val="20"/>
          <w:szCs w:val="20"/>
          <w:lang w:val="en-GB"/>
        </w:rPr>
        <w:t>A.</w:t>
      </w:r>
      <w:r w:rsidRPr="0055485E">
        <w:rPr>
          <w:rFonts w:asciiTheme="minorHAnsi" w:hAnsiTheme="minorHAnsi" w:cstheme="minorHAnsi"/>
          <w:spacing w:val="44"/>
          <w:sz w:val="20"/>
          <w:szCs w:val="20"/>
          <w:lang w:val="en-GB"/>
        </w:rPr>
        <w:t xml:space="preserve"> (</w:t>
      </w:r>
      <w:r w:rsidRPr="0055485E">
        <w:rPr>
          <w:rFonts w:asciiTheme="minorHAnsi" w:hAnsiTheme="minorHAnsi" w:cstheme="minorHAnsi"/>
          <w:sz w:val="20"/>
          <w:szCs w:val="20"/>
          <w:lang w:val="en-GB"/>
        </w:rPr>
        <w:t>2019).</w:t>
      </w:r>
      <w:r w:rsidRPr="0055485E">
        <w:rPr>
          <w:rFonts w:asciiTheme="minorHAnsi" w:hAnsiTheme="minorHAnsi" w:cstheme="minorHAnsi"/>
          <w:spacing w:val="44"/>
          <w:sz w:val="20"/>
          <w:szCs w:val="20"/>
          <w:lang w:val="en-GB"/>
        </w:rPr>
        <w:t xml:space="preserve"> </w:t>
      </w:r>
      <w:r w:rsidRPr="0055485E">
        <w:rPr>
          <w:rFonts w:asciiTheme="minorHAnsi" w:hAnsiTheme="minorHAnsi" w:cstheme="minorHAnsi"/>
          <w:i/>
          <w:sz w:val="20"/>
          <w:szCs w:val="20"/>
          <w:lang w:val="en-GB"/>
        </w:rPr>
        <w:t>The</w:t>
      </w:r>
      <w:r w:rsidRPr="0055485E">
        <w:rPr>
          <w:rFonts w:asciiTheme="minorHAnsi" w:hAnsiTheme="minorHAnsi" w:cstheme="minorHAnsi"/>
          <w:i/>
          <w:spacing w:val="43"/>
          <w:sz w:val="20"/>
          <w:szCs w:val="20"/>
          <w:lang w:val="en-GB"/>
        </w:rPr>
        <w:t xml:space="preserve"> </w:t>
      </w:r>
      <w:r w:rsidRPr="0055485E">
        <w:rPr>
          <w:rFonts w:asciiTheme="minorHAnsi" w:hAnsiTheme="minorHAnsi" w:cstheme="minorHAnsi"/>
          <w:i/>
          <w:sz w:val="20"/>
          <w:szCs w:val="20"/>
          <w:lang w:val="en-GB"/>
        </w:rPr>
        <w:t>Rise</w:t>
      </w:r>
      <w:r w:rsidRPr="0055485E">
        <w:rPr>
          <w:rFonts w:asciiTheme="minorHAnsi" w:hAnsiTheme="minorHAnsi" w:cstheme="minorHAnsi"/>
          <w:i/>
          <w:spacing w:val="47"/>
          <w:sz w:val="20"/>
          <w:szCs w:val="20"/>
          <w:lang w:val="en-GB"/>
        </w:rPr>
        <w:t xml:space="preserve"> </w:t>
      </w:r>
      <w:r w:rsidRPr="0055485E">
        <w:rPr>
          <w:rFonts w:asciiTheme="minorHAnsi" w:hAnsiTheme="minorHAnsi" w:cstheme="minorHAnsi"/>
          <w:i/>
          <w:sz w:val="20"/>
          <w:szCs w:val="20"/>
          <w:lang w:val="en-GB"/>
        </w:rPr>
        <w:t>of</w:t>
      </w:r>
      <w:r w:rsidRPr="0055485E">
        <w:rPr>
          <w:rFonts w:asciiTheme="minorHAnsi" w:hAnsiTheme="minorHAnsi" w:cstheme="minorHAnsi"/>
          <w:i/>
          <w:spacing w:val="42"/>
          <w:sz w:val="20"/>
          <w:szCs w:val="20"/>
          <w:lang w:val="en-GB"/>
        </w:rPr>
        <w:t xml:space="preserve"> </w:t>
      </w:r>
      <w:r w:rsidRPr="0055485E">
        <w:rPr>
          <w:rFonts w:asciiTheme="minorHAnsi" w:hAnsiTheme="minorHAnsi" w:cstheme="minorHAnsi"/>
          <w:i/>
          <w:sz w:val="20"/>
          <w:szCs w:val="20"/>
          <w:lang w:val="en-GB"/>
        </w:rPr>
        <w:t>Hungarian</w:t>
      </w:r>
      <w:r w:rsidRPr="0055485E">
        <w:rPr>
          <w:rFonts w:asciiTheme="minorHAnsi" w:hAnsiTheme="minorHAnsi" w:cstheme="minorHAnsi"/>
          <w:i/>
          <w:spacing w:val="44"/>
          <w:sz w:val="20"/>
          <w:szCs w:val="20"/>
          <w:lang w:val="en-GB"/>
        </w:rPr>
        <w:t xml:space="preserve"> </w:t>
      </w:r>
      <w:r w:rsidRPr="0055485E">
        <w:rPr>
          <w:rFonts w:asciiTheme="minorHAnsi" w:hAnsiTheme="minorHAnsi" w:cstheme="minorHAnsi"/>
          <w:i/>
          <w:sz w:val="20"/>
          <w:szCs w:val="20"/>
          <w:lang w:val="en-GB"/>
        </w:rPr>
        <w:t>Populism:</w:t>
      </w:r>
      <w:r w:rsidRPr="0055485E">
        <w:rPr>
          <w:rFonts w:asciiTheme="minorHAnsi" w:hAnsiTheme="minorHAnsi" w:cstheme="minorHAnsi"/>
          <w:i/>
          <w:spacing w:val="43"/>
          <w:sz w:val="20"/>
          <w:szCs w:val="20"/>
          <w:lang w:val="en-GB"/>
        </w:rPr>
        <w:t xml:space="preserve"> </w:t>
      </w:r>
      <w:r w:rsidRPr="0055485E">
        <w:rPr>
          <w:rFonts w:asciiTheme="minorHAnsi" w:hAnsiTheme="minorHAnsi" w:cstheme="minorHAnsi"/>
          <w:i/>
          <w:sz w:val="20"/>
          <w:szCs w:val="20"/>
          <w:lang w:val="en-GB"/>
        </w:rPr>
        <w:t>State</w:t>
      </w:r>
      <w:r w:rsidRPr="0055485E">
        <w:rPr>
          <w:rFonts w:asciiTheme="minorHAnsi" w:hAnsiTheme="minorHAnsi" w:cstheme="minorHAnsi"/>
          <w:i/>
          <w:spacing w:val="44"/>
          <w:sz w:val="20"/>
          <w:szCs w:val="20"/>
          <w:lang w:val="en-GB"/>
        </w:rPr>
        <w:t xml:space="preserve"> </w:t>
      </w:r>
      <w:r w:rsidRPr="0055485E">
        <w:rPr>
          <w:rFonts w:asciiTheme="minorHAnsi" w:hAnsiTheme="minorHAnsi" w:cstheme="minorHAnsi"/>
          <w:i/>
          <w:sz w:val="20"/>
          <w:szCs w:val="20"/>
          <w:lang w:val="en-GB"/>
        </w:rPr>
        <w:t>Autocracy</w:t>
      </w:r>
      <w:r w:rsidRPr="0055485E">
        <w:rPr>
          <w:rFonts w:asciiTheme="minorHAnsi" w:hAnsiTheme="minorHAnsi" w:cstheme="minorHAnsi"/>
          <w:i/>
          <w:spacing w:val="46"/>
          <w:sz w:val="20"/>
          <w:szCs w:val="20"/>
          <w:lang w:val="en-GB"/>
        </w:rPr>
        <w:t xml:space="preserve"> </w:t>
      </w:r>
      <w:r w:rsidRPr="0055485E">
        <w:rPr>
          <w:rFonts w:asciiTheme="minorHAnsi" w:hAnsiTheme="minorHAnsi" w:cstheme="minorHAnsi"/>
          <w:i/>
          <w:sz w:val="20"/>
          <w:szCs w:val="20"/>
          <w:lang w:val="en-GB"/>
        </w:rPr>
        <w:t>and</w:t>
      </w:r>
      <w:r w:rsidRPr="0055485E">
        <w:rPr>
          <w:rFonts w:asciiTheme="minorHAnsi" w:hAnsiTheme="minorHAnsi" w:cstheme="minorHAnsi"/>
          <w:i/>
          <w:spacing w:val="44"/>
          <w:sz w:val="20"/>
          <w:szCs w:val="20"/>
          <w:lang w:val="en-GB"/>
        </w:rPr>
        <w:t xml:space="preserve"> </w:t>
      </w:r>
      <w:r w:rsidRPr="0055485E">
        <w:rPr>
          <w:rFonts w:asciiTheme="minorHAnsi" w:hAnsiTheme="minorHAnsi" w:cstheme="minorHAnsi"/>
          <w:i/>
          <w:sz w:val="20"/>
          <w:szCs w:val="20"/>
          <w:lang w:val="en-GB"/>
        </w:rPr>
        <w:t>the</w:t>
      </w:r>
      <w:r w:rsidRPr="0055485E">
        <w:rPr>
          <w:rFonts w:asciiTheme="minorHAnsi" w:hAnsiTheme="minorHAnsi" w:cstheme="minorHAnsi"/>
          <w:i/>
          <w:spacing w:val="43"/>
          <w:sz w:val="20"/>
          <w:szCs w:val="20"/>
          <w:lang w:val="en-GB"/>
        </w:rPr>
        <w:t xml:space="preserve"> </w:t>
      </w:r>
      <w:r w:rsidRPr="0055485E">
        <w:rPr>
          <w:rFonts w:asciiTheme="minorHAnsi" w:hAnsiTheme="minorHAnsi" w:cstheme="minorHAnsi"/>
          <w:i/>
          <w:sz w:val="20"/>
          <w:szCs w:val="20"/>
          <w:lang w:val="en-GB"/>
        </w:rPr>
        <w:t>Orbán</w:t>
      </w:r>
      <w:r w:rsidRPr="0055485E">
        <w:rPr>
          <w:rFonts w:asciiTheme="minorHAnsi" w:hAnsiTheme="minorHAnsi" w:cstheme="minorHAnsi"/>
          <w:i/>
          <w:spacing w:val="43"/>
          <w:sz w:val="20"/>
          <w:szCs w:val="20"/>
          <w:lang w:val="en-GB"/>
        </w:rPr>
        <w:t xml:space="preserve"> </w:t>
      </w:r>
      <w:r w:rsidRPr="0055485E">
        <w:rPr>
          <w:rFonts w:asciiTheme="minorHAnsi" w:hAnsiTheme="minorHAnsi" w:cstheme="minorHAnsi"/>
          <w:i/>
          <w:spacing w:val="-2"/>
          <w:sz w:val="20"/>
          <w:szCs w:val="20"/>
          <w:lang w:val="en-GB"/>
        </w:rPr>
        <w:t>Regime</w:t>
      </w:r>
      <w:r w:rsidRPr="0055485E">
        <w:rPr>
          <w:rFonts w:asciiTheme="minorHAnsi" w:hAnsiTheme="minorHAnsi" w:cstheme="minorHAnsi"/>
          <w:spacing w:val="-2"/>
          <w:sz w:val="20"/>
          <w:szCs w:val="20"/>
          <w:lang w:val="en-GB"/>
        </w:rPr>
        <w:t xml:space="preserve">. </w:t>
      </w:r>
      <w:r w:rsidRPr="0055485E">
        <w:rPr>
          <w:rFonts w:asciiTheme="minorHAnsi" w:hAnsiTheme="minorHAnsi" w:cstheme="minorHAnsi"/>
          <w:sz w:val="20"/>
          <w:szCs w:val="20"/>
          <w:lang w:val="en-GB"/>
        </w:rPr>
        <w:t>Bingley: Emerald</w:t>
      </w:r>
      <w:r w:rsidRPr="0055485E">
        <w:rPr>
          <w:rFonts w:asciiTheme="minorHAnsi" w:hAnsiTheme="minorHAnsi" w:cstheme="minorHAnsi"/>
          <w:spacing w:val="-4"/>
          <w:sz w:val="20"/>
          <w:szCs w:val="20"/>
          <w:lang w:val="en-GB"/>
        </w:rPr>
        <w:t xml:space="preserve"> </w:t>
      </w:r>
      <w:r w:rsidRPr="0055485E">
        <w:rPr>
          <w:rFonts w:asciiTheme="minorHAnsi" w:hAnsiTheme="minorHAnsi" w:cstheme="minorHAnsi"/>
          <w:sz w:val="20"/>
          <w:szCs w:val="20"/>
          <w:lang w:val="en-GB"/>
        </w:rPr>
        <w:t>Group</w:t>
      </w:r>
      <w:r w:rsidRPr="0055485E">
        <w:rPr>
          <w:rFonts w:asciiTheme="minorHAnsi" w:hAnsiTheme="minorHAnsi" w:cstheme="minorHAnsi"/>
          <w:spacing w:val="-1"/>
          <w:sz w:val="20"/>
          <w:szCs w:val="20"/>
          <w:lang w:val="en-GB"/>
        </w:rPr>
        <w:t xml:space="preserve"> </w:t>
      </w:r>
      <w:r w:rsidRPr="0055485E">
        <w:rPr>
          <w:rFonts w:asciiTheme="minorHAnsi" w:hAnsiTheme="minorHAnsi" w:cstheme="minorHAnsi"/>
          <w:spacing w:val="-2"/>
          <w:sz w:val="20"/>
          <w:szCs w:val="20"/>
          <w:lang w:val="en-GB"/>
        </w:rPr>
        <w:t>Publishing.</w:t>
      </w:r>
    </w:p>
    <w:p w14:paraId="6A2D79C3"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r w:rsidRPr="0055485E">
        <w:rPr>
          <w:rFonts w:cstheme="minorHAnsi"/>
          <w:color w:val="222222"/>
          <w:sz w:val="20"/>
          <w:szCs w:val="20"/>
          <w:shd w:val="clear" w:color="auto" w:fill="FFFFFF"/>
          <w:lang w:val="en-GB"/>
        </w:rPr>
        <w:t xml:space="preserve">Arvidson, M., Uhlin, A. (2024). Civil Society Boundary Crossing and Elite Integration. In: Johansson, H., Meeuwisse, A. (eds) Civil Society Elites. Palgrave Studies in Third Sector Research. Palgrave Macmillan, Cham. </w:t>
      </w:r>
      <w:hyperlink r:id="rId5" w:history="1">
        <w:r w:rsidRPr="0055485E">
          <w:rPr>
            <w:rStyle w:val="Hyperlink"/>
            <w:rFonts w:cstheme="minorHAnsi"/>
            <w:sz w:val="20"/>
            <w:szCs w:val="20"/>
            <w:shd w:val="clear" w:color="auto" w:fill="FFFFFF"/>
            <w:lang w:val="en-GB"/>
          </w:rPr>
          <w:t>https://doi.org/10.1007/978-3-031-40150-3_8</w:t>
        </w:r>
      </w:hyperlink>
    </w:p>
    <w:p w14:paraId="6DA5122B"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r w:rsidRPr="0055485E">
        <w:rPr>
          <w:rFonts w:cstheme="minorHAnsi"/>
          <w:color w:val="222222"/>
          <w:sz w:val="20"/>
          <w:szCs w:val="20"/>
          <w:shd w:val="clear" w:color="auto" w:fill="FFFFFF"/>
          <w:lang w:val="en-GB"/>
        </w:rPr>
        <w:lastRenderedPageBreak/>
        <w:t>Asenbaum, H. (2022). Beyond deliberative systems: Pluralizing the debate. </w:t>
      </w:r>
      <w:r w:rsidRPr="0055485E">
        <w:rPr>
          <w:rFonts w:cstheme="minorHAnsi"/>
          <w:i/>
          <w:iCs/>
          <w:color w:val="222222"/>
          <w:sz w:val="20"/>
          <w:szCs w:val="20"/>
          <w:shd w:val="clear" w:color="auto" w:fill="FFFFFF"/>
          <w:lang w:val="en-GB"/>
        </w:rPr>
        <w:t>Democratic Theory</w:t>
      </w:r>
      <w:r w:rsidRPr="0055485E">
        <w:rPr>
          <w:rFonts w:cstheme="minorHAnsi"/>
          <w:color w:val="222222"/>
          <w:sz w:val="20"/>
          <w:szCs w:val="20"/>
          <w:shd w:val="clear" w:color="auto" w:fill="FFFFFF"/>
          <w:lang w:val="en-GB"/>
        </w:rPr>
        <w:t>, </w:t>
      </w:r>
      <w:r w:rsidRPr="0055485E">
        <w:rPr>
          <w:rFonts w:cstheme="minorHAnsi"/>
          <w:i/>
          <w:iCs/>
          <w:color w:val="222222"/>
          <w:sz w:val="20"/>
          <w:szCs w:val="20"/>
          <w:shd w:val="clear" w:color="auto" w:fill="FFFFFF"/>
          <w:lang w:val="en-GB"/>
        </w:rPr>
        <w:t>9</w:t>
      </w:r>
      <w:r w:rsidRPr="0055485E">
        <w:rPr>
          <w:rFonts w:cstheme="minorHAnsi"/>
          <w:color w:val="222222"/>
          <w:sz w:val="20"/>
          <w:szCs w:val="20"/>
          <w:shd w:val="clear" w:color="auto" w:fill="FFFFFF"/>
          <w:lang w:val="en-GB"/>
        </w:rPr>
        <w:t>(1), 87-98.</w:t>
      </w:r>
    </w:p>
    <w:p w14:paraId="70B6DDC6" w14:textId="77777777" w:rsidR="0055485E" w:rsidRPr="0055485E" w:rsidRDefault="0055485E" w:rsidP="0055485E">
      <w:pPr>
        <w:spacing w:after="0" w:line="240" w:lineRule="auto"/>
        <w:ind w:left="284" w:hanging="284"/>
        <w:jc w:val="both"/>
        <w:rPr>
          <w:rFonts w:cstheme="minorHAnsi"/>
          <w:sz w:val="20"/>
          <w:szCs w:val="20"/>
          <w:lang w:val="en-GB"/>
        </w:rPr>
      </w:pPr>
      <w:r w:rsidRPr="0055485E">
        <w:rPr>
          <w:rFonts w:cstheme="minorHAnsi"/>
          <w:color w:val="222222"/>
          <w:sz w:val="20"/>
          <w:szCs w:val="20"/>
          <w:shd w:val="clear" w:color="auto" w:fill="FFFFFF"/>
        </w:rPr>
        <w:t>Asenbaum, H. (2023). </w:t>
      </w:r>
      <w:r w:rsidRPr="0055485E">
        <w:rPr>
          <w:rFonts w:cstheme="minorHAnsi"/>
          <w:i/>
          <w:iCs/>
          <w:color w:val="222222"/>
          <w:sz w:val="20"/>
          <w:szCs w:val="20"/>
          <w:shd w:val="clear" w:color="auto" w:fill="FFFFFF"/>
        </w:rPr>
        <w:t>The politics of becoming: Anonymity and democracy in the digital age</w:t>
      </w:r>
      <w:r w:rsidRPr="0055485E">
        <w:rPr>
          <w:rFonts w:cstheme="minorHAnsi"/>
          <w:color w:val="222222"/>
          <w:sz w:val="20"/>
          <w:szCs w:val="20"/>
          <w:shd w:val="clear" w:color="auto" w:fill="FFFFFF"/>
        </w:rPr>
        <w:t>. Oxford University Press.</w:t>
      </w:r>
    </w:p>
    <w:p w14:paraId="3266F356"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rPr>
      </w:pPr>
      <w:r w:rsidRPr="0055485E">
        <w:rPr>
          <w:rFonts w:cstheme="minorHAnsi"/>
          <w:color w:val="222222"/>
          <w:sz w:val="20"/>
          <w:szCs w:val="20"/>
          <w:shd w:val="clear" w:color="auto" w:fill="FFFFFF"/>
        </w:rPr>
        <w:t>Asenbaum, H., &amp; Bussu, S. (2025). Democratic assemblage: Power, normativity, and responsibility in more-than-human participation. </w:t>
      </w:r>
      <w:r w:rsidRPr="0055485E">
        <w:rPr>
          <w:rFonts w:cstheme="minorHAnsi"/>
          <w:i/>
          <w:iCs/>
          <w:color w:val="222222"/>
          <w:sz w:val="20"/>
          <w:szCs w:val="20"/>
          <w:shd w:val="clear" w:color="auto" w:fill="FFFFFF"/>
        </w:rPr>
        <w:t>Theoria</w:t>
      </w:r>
      <w:r w:rsidRPr="0055485E">
        <w:rPr>
          <w:rFonts w:cstheme="minorHAnsi"/>
          <w:color w:val="222222"/>
          <w:sz w:val="20"/>
          <w:szCs w:val="20"/>
          <w:shd w:val="clear" w:color="auto" w:fill="FFFFFF"/>
        </w:rPr>
        <w:t>, </w:t>
      </w:r>
      <w:r w:rsidRPr="0055485E">
        <w:rPr>
          <w:rFonts w:cstheme="minorHAnsi"/>
          <w:i/>
          <w:iCs/>
          <w:color w:val="222222"/>
          <w:sz w:val="20"/>
          <w:szCs w:val="20"/>
          <w:shd w:val="clear" w:color="auto" w:fill="FFFFFF"/>
        </w:rPr>
        <w:t>72</w:t>
      </w:r>
      <w:r w:rsidRPr="0055485E">
        <w:rPr>
          <w:rFonts w:cstheme="minorHAnsi"/>
          <w:color w:val="222222"/>
          <w:sz w:val="20"/>
          <w:szCs w:val="20"/>
          <w:shd w:val="clear" w:color="auto" w:fill="FFFFFF"/>
        </w:rPr>
        <w:t>(183), 1-23.</w:t>
      </w:r>
    </w:p>
    <w:p w14:paraId="3291EE34" w14:textId="77777777" w:rsidR="0055485E" w:rsidRPr="0055485E" w:rsidRDefault="0055485E" w:rsidP="0055485E">
      <w:pPr>
        <w:pStyle w:val="my-2"/>
        <w:spacing w:before="0" w:beforeAutospacing="0" w:after="0" w:afterAutospacing="0"/>
        <w:ind w:left="284" w:hanging="284"/>
        <w:jc w:val="both"/>
        <w:rPr>
          <w:rFonts w:asciiTheme="minorHAnsi" w:hAnsiTheme="minorHAnsi" w:cstheme="minorHAnsi"/>
          <w:color w:val="000000" w:themeColor="text1"/>
          <w:sz w:val="20"/>
          <w:szCs w:val="20"/>
          <w:lang w:val="en-GB"/>
        </w:rPr>
      </w:pPr>
      <w:r w:rsidRPr="0055485E">
        <w:rPr>
          <w:rFonts w:asciiTheme="minorHAnsi" w:hAnsiTheme="minorHAnsi" w:cstheme="minorHAnsi"/>
          <w:color w:val="000000" w:themeColor="text1"/>
          <w:sz w:val="20"/>
          <w:szCs w:val="20"/>
          <w:lang w:val="en-GB"/>
        </w:rPr>
        <w:t>Assens, C., &amp; Courie Lemeur, A. (2016).</w:t>
      </w:r>
      <w:r w:rsidRPr="0055485E">
        <w:rPr>
          <w:rStyle w:val="apple-converted-space"/>
          <w:rFonts w:asciiTheme="minorHAnsi" w:hAnsiTheme="minorHAnsi" w:cstheme="minorHAnsi"/>
          <w:color w:val="000000" w:themeColor="text1"/>
          <w:sz w:val="20"/>
          <w:szCs w:val="20"/>
          <w:lang w:val="en-GB"/>
        </w:rPr>
        <w:t> </w:t>
      </w:r>
      <w:r w:rsidRPr="0055485E">
        <w:rPr>
          <w:rStyle w:val="Emphasis"/>
          <w:rFonts w:asciiTheme="minorHAnsi" w:hAnsiTheme="minorHAnsi" w:cstheme="minorHAnsi"/>
          <w:color w:val="000000" w:themeColor="text1"/>
          <w:sz w:val="20"/>
          <w:szCs w:val="20"/>
          <w:lang w:val="en-GB"/>
        </w:rPr>
        <w:t>Networks governance, partnership management and coalitions federation</w:t>
      </w:r>
      <w:r w:rsidRPr="0055485E">
        <w:rPr>
          <w:rFonts w:asciiTheme="minorHAnsi" w:hAnsiTheme="minorHAnsi" w:cstheme="minorHAnsi"/>
          <w:color w:val="000000" w:themeColor="text1"/>
          <w:sz w:val="20"/>
          <w:szCs w:val="20"/>
          <w:lang w:val="en-GB"/>
        </w:rPr>
        <w:t>. Palgrave Macmillan.</w:t>
      </w:r>
    </w:p>
    <w:p w14:paraId="5EF82F85" w14:textId="77777777" w:rsidR="00510525" w:rsidRDefault="00510525" w:rsidP="0055485E">
      <w:pPr>
        <w:spacing w:after="0" w:line="240" w:lineRule="auto"/>
        <w:ind w:left="284" w:hanging="284"/>
        <w:jc w:val="both"/>
        <w:rPr>
          <w:ins w:id="14" w:author="Sérgio Pedro" w:date="2026-07-10T09:59:00Z"/>
          <w:rFonts w:cstheme="minorHAnsi"/>
          <w:sz w:val="20"/>
          <w:szCs w:val="20"/>
          <w:lang w:val="en-GB"/>
        </w:rPr>
      </w:pPr>
      <w:ins w:id="15" w:author="Sérgio Pedro" w:date="2026-07-10T09:59:00Z">
        <w:r>
          <w:rPr>
            <w:rFonts w:cstheme="minorHAnsi"/>
            <w:sz w:val="20"/>
            <w:szCs w:val="20"/>
            <w:lang w:val="en-GB"/>
          </w:rPr>
          <w:t>Association of Local Democracy Agencies (2005). Statute of the Association of Local Democracy Agencies, Strasbourg.</w:t>
        </w:r>
      </w:ins>
    </w:p>
    <w:p w14:paraId="236C1111" w14:textId="665B7DDB" w:rsidR="0055485E" w:rsidRPr="0055485E" w:rsidDel="00510525" w:rsidRDefault="0055485E" w:rsidP="0055485E">
      <w:pPr>
        <w:spacing w:after="0" w:line="240" w:lineRule="auto"/>
        <w:ind w:left="284" w:hanging="284"/>
        <w:jc w:val="both"/>
        <w:rPr>
          <w:del w:id="16" w:author="Sérgio Pedro" w:date="2026-07-10T09:59:00Z"/>
          <w:rFonts w:cstheme="minorHAnsi"/>
          <w:sz w:val="20"/>
          <w:szCs w:val="20"/>
          <w:lang w:val="en-GB"/>
        </w:rPr>
      </w:pPr>
      <w:del w:id="17" w:author="Sérgio Pedro" w:date="2026-07-10T09:59:00Z">
        <w:r w:rsidRPr="0055485E" w:rsidDel="00510525">
          <w:rPr>
            <w:rFonts w:cstheme="minorHAnsi"/>
            <w:sz w:val="20"/>
            <w:szCs w:val="20"/>
            <w:lang w:val="en-GB"/>
          </w:rPr>
          <w:delText>Association of Local Democracy Agencies (2005), Statute of the Association of Local Democracy Agencies, Strasbourg.</w:delText>
        </w:r>
      </w:del>
    </w:p>
    <w:p w14:paraId="03D77A4B" w14:textId="77777777" w:rsidR="0055485E" w:rsidRPr="0055485E" w:rsidRDefault="0055485E" w:rsidP="0055485E">
      <w:pPr>
        <w:spacing w:after="0" w:line="240" w:lineRule="auto"/>
        <w:ind w:left="284" w:hanging="284"/>
        <w:jc w:val="both"/>
        <w:rPr>
          <w:rFonts w:eastAsia="Times New Roman" w:cstheme="minorHAnsi"/>
          <w:sz w:val="20"/>
          <w:szCs w:val="20"/>
          <w:lang w:val="en-GB" w:eastAsia="pt-PT"/>
        </w:rPr>
      </w:pPr>
      <w:r w:rsidRPr="0055485E">
        <w:rPr>
          <w:rFonts w:eastAsia="Times New Roman" w:cstheme="minorHAnsi"/>
          <w:sz w:val="20"/>
          <w:szCs w:val="20"/>
          <w:lang w:val="en-GB" w:eastAsia="pt-PT"/>
        </w:rPr>
        <w:t xml:space="preserve">Austin, J. L. (1962). </w:t>
      </w:r>
      <w:r w:rsidRPr="0055485E">
        <w:rPr>
          <w:rFonts w:eastAsia="Times New Roman" w:cstheme="minorHAnsi"/>
          <w:i/>
          <w:iCs/>
          <w:sz w:val="20"/>
          <w:szCs w:val="20"/>
          <w:lang w:val="en-GB" w:eastAsia="pt-PT"/>
        </w:rPr>
        <w:t>How to Do Things with Words</w:t>
      </w:r>
      <w:r w:rsidRPr="0055485E">
        <w:rPr>
          <w:rFonts w:eastAsia="Times New Roman" w:cstheme="minorHAnsi"/>
          <w:sz w:val="20"/>
          <w:szCs w:val="20"/>
          <w:lang w:val="en-GB" w:eastAsia="pt-PT"/>
        </w:rPr>
        <w:t>. Oxford University Press.</w:t>
      </w:r>
    </w:p>
    <w:p w14:paraId="158D03E8" w14:textId="77777777" w:rsidR="00510525" w:rsidRDefault="00510525" w:rsidP="0055485E">
      <w:pPr>
        <w:spacing w:after="0" w:line="240" w:lineRule="auto"/>
        <w:ind w:left="284" w:hanging="284"/>
        <w:jc w:val="both"/>
        <w:rPr>
          <w:ins w:id="18" w:author="Sérgio Pedro" w:date="2026-07-10T09:59:00Z"/>
          <w:rFonts w:eastAsia="Times New Roman" w:cstheme="minorHAnsi"/>
          <w:sz w:val="20"/>
          <w:szCs w:val="20"/>
          <w:highlight w:val="red"/>
          <w:lang w:val="en-GB" w:eastAsia="pt-PT"/>
        </w:rPr>
      </w:pPr>
      <w:ins w:id="19" w:author="Sérgio Pedro" w:date="2026-07-10T09:59:00Z">
        <w:r>
          <w:rPr>
            <w:rFonts w:eastAsia="Times New Roman" w:cstheme="minorHAnsi"/>
            <w:sz w:val="20"/>
            <w:szCs w:val="20"/>
            <w:highlight w:val="red"/>
            <w:lang w:val="en-GB" w:eastAsia="pt-PT"/>
          </w:rPr>
          <w:t>Babiak, K. M. (2009). Criteria of effectiveness in multiple cross-sectoral interorganizational relationships. Evaluation and Program Planning, 32(1), 1-12.</w:t>
        </w:r>
      </w:ins>
    </w:p>
    <w:p w14:paraId="7C7B3CCD" w14:textId="10FB58DE" w:rsidR="0055485E" w:rsidRPr="0055485E" w:rsidDel="00510525" w:rsidRDefault="0055485E" w:rsidP="0055485E">
      <w:pPr>
        <w:pStyle w:val="NormalWeb"/>
        <w:spacing w:before="0" w:beforeAutospacing="0" w:after="0" w:afterAutospacing="0"/>
        <w:ind w:left="284" w:hanging="284"/>
        <w:jc w:val="both"/>
        <w:rPr>
          <w:del w:id="20" w:author="Sérgio Pedro" w:date="2026-07-10T09:59:00Z"/>
          <w:rFonts w:asciiTheme="minorHAnsi" w:hAnsiTheme="minorHAnsi" w:cstheme="minorHAnsi"/>
          <w:sz w:val="20"/>
          <w:szCs w:val="20"/>
          <w:lang w:val="en-GB"/>
        </w:rPr>
      </w:pPr>
      <w:del w:id="21" w:author="Sérgio Pedro" w:date="2026-07-10T09:59:00Z">
        <w:r w:rsidRPr="0055485E" w:rsidDel="00510525">
          <w:rPr>
            <w:rFonts w:asciiTheme="minorHAnsi" w:hAnsiTheme="minorHAnsi" w:cstheme="minorHAnsi"/>
            <w:sz w:val="20"/>
            <w:szCs w:val="20"/>
            <w:highlight w:val="red"/>
            <w:lang w:val="en-GB"/>
          </w:rPr>
          <w:delText>Babiak, K. M. (2009). Criteria of effectiveness in multiple cross-sectoral interorganizational relationships”. Evaluation and Program Planning, n. 32(1), 1–12.</w:delText>
        </w:r>
        <w:r w:rsidRPr="0055485E" w:rsidDel="00510525">
          <w:rPr>
            <w:rFonts w:asciiTheme="minorHAnsi" w:hAnsiTheme="minorHAnsi" w:cstheme="minorHAnsi"/>
            <w:sz w:val="20"/>
            <w:szCs w:val="20"/>
            <w:lang w:val="en-GB"/>
          </w:rPr>
          <w:delText xml:space="preserve"> </w:delText>
        </w:r>
      </w:del>
    </w:p>
    <w:p w14:paraId="1ED86F19"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r w:rsidRPr="0055485E">
        <w:rPr>
          <w:rFonts w:cstheme="minorHAnsi"/>
          <w:color w:val="222222"/>
          <w:sz w:val="20"/>
          <w:szCs w:val="20"/>
          <w:shd w:val="clear" w:color="auto" w:fill="FFFFFF"/>
          <w:lang w:val="en-GB"/>
        </w:rPr>
        <w:t>Baltzer, A. (1890). </w:t>
      </w:r>
      <w:r w:rsidRPr="0055485E">
        <w:rPr>
          <w:rFonts w:cstheme="minorHAnsi"/>
          <w:i/>
          <w:iCs/>
          <w:color w:val="222222"/>
          <w:sz w:val="20"/>
          <w:szCs w:val="20"/>
          <w:shd w:val="clear" w:color="auto" w:fill="FFFFFF"/>
          <w:lang w:val="en-GB"/>
        </w:rPr>
        <w:t>Ferdinand Tönnies: Gemeinschaft und Gesellschaft</w:t>
      </w:r>
      <w:r w:rsidRPr="0055485E">
        <w:rPr>
          <w:rFonts w:cstheme="minorHAnsi"/>
          <w:color w:val="222222"/>
          <w:sz w:val="20"/>
          <w:szCs w:val="20"/>
          <w:shd w:val="clear" w:color="auto" w:fill="FFFFFF"/>
          <w:lang w:val="en-GB"/>
        </w:rPr>
        <w:t>. Mayer &amp; Müller.</w:t>
      </w:r>
    </w:p>
    <w:p w14:paraId="702AD7D6" w14:textId="77777777" w:rsidR="0055485E" w:rsidRPr="0055485E" w:rsidRDefault="0055485E" w:rsidP="0055485E">
      <w:pPr>
        <w:pStyle w:val="my-2"/>
        <w:spacing w:before="0" w:beforeAutospacing="0" w:after="0" w:afterAutospacing="0"/>
        <w:ind w:left="284" w:hanging="284"/>
        <w:jc w:val="both"/>
        <w:rPr>
          <w:rFonts w:asciiTheme="minorHAnsi" w:hAnsiTheme="minorHAnsi" w:cstheme="minorHAnsi"/>
          <w:color w:val="000000"/>
          <w:sz w:val="20"/>
          <w:szCs w:val="20"/>
          <w:lang w:val="en-GB"/>
        </w:rPr>
      </w:pPr>
      <w:r w:rsidRPr="0055485E">
        <w:rPr>
          <w:rFonts w:asciiTheme="minorHAnsi" w:hAnsiTheme="minorHAnsi" w:cstheme="minorHAnsi"/>
          <w:color w:val="000000"/>
          <w:sz w:val="20"/>
          <w:szCs w:val="20"/>
          <w:lang w:val="en-GB"/>
        </w:rPr>
        <w:t>Barabási, A.-L. (2014).</w:t>
      </w:r>
      <w:r w:rsidRPr="0055485E">
        <w:rPr>
          <w:rStyle w:val="apple-converted-space"/>
          <w:rFonts w:asciiTheme="minorHAnsi" w:hAnsiTheme="minorHAnsi" w:cstheme="minorHAnsi"/>
          <w:color w:val="000000"/>
          <w:sz w:val="20"/>
          <w:szCs w:val="20"/>
          <w:lang w:val="en-GB"/>
        </w:rPr>
        <w:t> </w:t>
      </w:r>
      <w:r w:rsidRPr="0055485E">
        <w:rPr>
          <w:rStyle w:val="Emphasis"/>
          <w:rFonts w:asciiTheme="minorHAnsi" w:hAnsiTheme="minorHAnsi" w:cstheme="minorHAnsi"/>
          <w:color w:val="000000"/>
          <w:sz w:val="20"/>
          <w:szCs w:val="20"/>
          <w:lang w:val="en-GB"/>
        </w:rPr>
        <w:t>Linked: The new science of networks</w:t>
      </w:r>
      <w:r w:rsidRPr="0055485E">
        <w:rPr>
          <w:rFonts w:asciiTheme="minorHAnsi" w:hAnsiTheme="minorHAnsi" w:cstheme="minorHAnsi"/>
          <w:color w:val="000000"/>
          <w:sz w:val="20"/>
          <w:szCs w:val="20"/>
          <w:lang w:val="en-GB"/>
        </w:rPr>
        <w:t>. Basic Books.</w:t>
      </w:r>
    </w:p>
    <w:p w14:paraId="36A73111" w14:textId="77777777" w:rsidR="0055485E" w:rsidRPr="0055485E" w:rsidRDefault="0055485E" w:rsidP="0055485E">
      <w:pPr>
        <w:pStyle w:val="my-2"/>
        <w:spacing w:before="0" w:beforeAutospacing="0" w:after="0" w:afterAutospacing="0"/>
        <w:ind w:left="284" w:hanging="284"/>
        <w:jc w:val="both"/>
        <w:rPr>
          <w:rFonts w:asciiTheme="minorHAnsi" w:hAnsiTheme="minorHAnsi" w:cstheme="minorHAnsi"/>
          <w:color w:val="000000"/>
          <w:sz w:val="20"/>
          <w:szCs w:val="20"/>
          <w:lang w:val="en-GB"/>
        </w:rPr>
      </w:pPr>
      <w:r w:rsidRPr="0055485E">
        <w:rPr>
          <w:rFonts w:asciiTheme="minorHAnsi" w:hAnsiTheme="minorHAnsi" w:cstheme="minorHAnsi"/>
          <w:color w:val="000000"/>
          <w:sz w:val="20"/>
          <w:szCs w:val="20"/>
          <w:lang w:val="en-GB"/>
        </w:rPr>
        <w:t>Barandiaran, X. E., Calleja-López, A., Monterde, A., &amp; Romero, C. (2024).</w:t>
      </w:r>
      <w:r w:rsidRPr="0055485E">
        <w:rPr>
          <w:rStyle w:val="apple-converted-space"/>
          <w:rFonts w:asciiTheme="minorHAnsi" w:hAnsiTheme="minorHAnsi" w:cstheme="minorHAnsi"/>
          <w:color w:val="000000"/>
          <w:sz w:val="20"/>
          <w:szCs w:val="20"/>
          <w:lang w:val="en-GB"/>
        </w:rPr>
        <w:t> </w:t>
      </w:r>
      <w:r w:rsidRPr="0055485E">
        <w:rPr>
          <w:rStyle w:val="Emphasis"/>
          <w:rFonts w:asciiTheme="minorHAnsi" w:hAnsiTheme="minorHAnsi" w:cstheme="minorHAnsi"/>
          <w:color w:val="000000"/>
          <w:sz w:val="20"/>
          <w:szCs w:val="20"/>
          <w:lang w:val="en-GB"/>
        </w:rPr>
        <w:t>Decidim, a technopolitical network for participatory democracy: Philosophy, practice and autonomy of a collective platform in the age of digital intelligence</w:t>
      </w:r>
      <w:r w:rsidRPr="0055485E">
        <w:rPr>
          <w:rFonts w:asciiTheme="minorHAnsi" w:hAnsiTheme="minorHAnsi" w:cstheme="minorHAnsi"/>
          <w:color w:val="000000"/>
          <w:sz w:val="20"/>
          <w:szCs w:val="20"/>
          <w:lang w:val="en-GB"/>
        </w:rPr>
        <w:t>. Springer. https://doi.org/10.1007/978-3-031-50784-7</w:t>
      </w:r>
    </w:p>
    <w:p w14:paraId="47122A9F"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r w:rsidRPr="0055485E">
        <w:rPr>
          <w:rFonts w:cstheme="minorHAnsi"/>
          <w:color w:val="222222"/>
          <w:sz w:val="20"/>
          <w:szCs w:val="20"/>
          <w:shd w:val="clear" w:color="auto" w:fill="FFFFFF"/>
          <w:lang w:val="en-GB"/>
        </w:rPr>
        <w:t>Barnoy, S., Ofra, L., &amp; Bar‐Tal, Y. (2012). What makes patients perceive their health care worker as an epistemic authority?. </w:t>
      </w:r>
      <w:r w:rsidRPr="0055485E">
        <w:rPr>
          <w:rFonts w:cstheme="minorHAnsi"/>
          <w:i/>
          <w:iCs/>
          <w:color w:val="222222"/>
          <w:sz w:val="20"/>
          <w:szCs w:val="20"/>
          <w:shd w:val="clear" w:color="auto" w:fill="FFFFFF"/>
          <w:lang w:val="en-GB"/>
        </w:rPr>
        <w:t>Nursing inquiry</w:t>
      </w:r>
      <w:r w:rsidRPr="0055485E">
        <w:rPr>
          <w:rFonts w:cstheme="minorHAnsi"/>
          <w:color w:val="222222"/>
          <w:sz w:val="20"/>
          <w:szCs w:val="20"/>
          <w:shd w:val="clear" w:color="auto" w:fill="FFFFFF"/>
          <w:lang w:val="en-GB"/>
        </w:rPr>
        <w:t>, </w:t>
      </w:r>
      <w:r w:rsidRPr="0055485E">
        <w:rPr>
          <w:rFonts w:cstheme="minorHAnsi"/>
          <w:i/>
          <w:iCs/>
          <w:color w:val="222222"/>
          <w:sz w:val="20"/>
          <w:szCs w:val="20"/>
          <w:shd w:val="clear" w:color="auto" w:fill="FFFFFF"/>
          <w:lang w:val="en-GB"/>
        </w:rPr>
        <w:t>19</w:t>
      </w:r>
      <w:r w:rsidRPr="0055485E">
        <w:rPr>
          <w:rFonts w:cstheme="minorHAnsi"/>
          <w:color w:val="222222"/>
          <w:sz w:val="20"/>
          <w:szCs w:val="20"/>
          <w:shd w:val="clear" w:color="auto" w:fill="FFFFFF"/>
          <w:lang w:val="en-GB"/>
        </w:rPr>
        <w:t>(2), 128-133.</w:t>
      </w:r>
    </w:p>
    <w:p w14:paraId="1EFA009D" w14:textId="77777777" w:rsidR="0055485E" w:rsidRPr="0055485E" w:rsidRDefault="0055485E" w:rsidP="0055485E">
      <w:pPr>
        <w:autoSpaceDE w:val="0"/>
        <w:autoSpaceDN w:val="0"/>
        <w:adjustRightInd w:val="0"/>
        <w:spacing w:after="0" w:line="240" w:lineRule="auto"/>
        <w:ind w:left="284" w:hanging="284"/>
        <w:jc w:val="both"/>
        <w:rPr>
          <w:rFonts w:cstheme="minorHAnsi"/>
          <w:color w:val="222222"/>
          <w:sz w:val="20"/>
          <w:szCs w:val="20"/>
          <w:shd w:val="clear" w:color="auto" w:fill="FFFFFF"/>
          <w:lang w:val="en-GB"/>
        </w:rPr>
      </w:pPr>
      <w:r w:rsidRPr="0055485E">
        <w:rPr>
          <w:rFonts w:cstheme="minorHAnsi"/>
          <w:color w:val="222222"/>
          <w:sz w:val="20"/>
          <w:szCs w:val="20"/>
          <w:shd w:val="clear" w:color="auto" w:fill="FFFFFF"/>
          <w:lang w:val="en-GB"/>
        </w:rPr>
        <w:t>Batty, M. (2013). Resilient cities, networks, and disruption. </w:t>
      </w:r>
      <w:r w:rsidRPr="0055485E">
        <w:rPr>
          <w:rFonts w:cstheme="minorHAnsi"/>
          <w:i/>
          <w:iCs/>
          <w:color w:val="222222"/>
          <w:sz w:val="20"/>
          <w:szCs w:val="20"/>
          <w:shd w:val="clear" w:color="auto" w:fill="FFFFFF"/>
          <w:lang w:val="en-GB"/>
        </w:rPr>
        <w:t>Environment and Planning B: Planning and Design</w:t>
      </w:r>
      <w:r w:rsidRPr="0055485E">
        <w:rPr>
          <w:rFonts w:cstheme="minorHAnsi"/>
          <w:color w:val="222222"/>
          <w:sz w:val="20"/>
          <w:szCs w:val="20"/>
          <w:shd w:val="clear" w:color="auto" w:fill="FFFFFF"/>
          <w:lang w:val="en-GB"/>
        </w:rPr>
        <w:t>, </w:t>
      </w:r>
      <w:r w:rsidRPr="0055485E">
        <w:rPr>
          <w:rFonts w:cstheme="minorHAnsi"/>
          <w:i/>
          <w:iCs/>
          <w:color w:val="222222"/>
          <w:sz w:val="20"/>
          <w:szCs w:val="20"/>
          <w:shd w:val="clear" w:color="auto" w:fill="FFFFFF"/>
          <w:lang w:val="en-GB"/>
        </w:rPr>
        <w:t>40</w:t>
      </w:r>
      <w:r w:rsidRPr="0055485E">
        <w:rPr>
          <w:rFonts w:cstheme="minorHAnsi"/>
          <w:color w:val="222222"/>
          <w:sz w:val="20"/>
          <w:szCs w:val="20"/>
          <w:shd w:val="clear" w:color="auto" w:fill="FFFFFF"/>
          <w:lang w:val="en-GB"/>
        </w:rPr>
        <w:t>(4), 571-573.</w:t>
      </w:r>
    </w:p>
    <w:p w14:paraId="77F63B42" w14:textId="77777777" w:rsidR="0055485E" w:rsidRPr="0055485E" w:rsidRDefault="0055485E" w:rsidP="0055485E">
      <w:pPr>
        <w:pStyle w:val="my-2"/>
        <w:spacing w:before="0" w:beforeAutospacing="0" w:after="0" w:afterAutospacing="0"/>
        <w:ind w:left="284" w:hanging="284"/>
        <w:jc w:val="both"/>
        <w:rPr>
          <w:rFonts w:asciiTheme="minorHAnsi" w:hAnsiTheme="minorHAnsi" w:cstheme="minorHAnsi"/>
          <w:sz w:val="20"/>
          <w:szCs w:val="20"/>
        </w:rPr>
      </w:pPr>
      <w:bookmarkStart w:id="22" w:name="_Hlk234229611"/>
      <w:r w:rsidRPr="0055485E">
        <w:rPr>
          <w:rFonts w:asciiTheme="minorHAnsi" w:hAnsiTheme="minorHAnsi" w:cstheme="minorHAnsi"/>
          <w:sz w:val="20"/>
          <w:szCs w:val="20"/>
        </w:rPr>
        <w:t xml:space="preserve">Bengtsson, M., &amp; Kock, S. (2000). “Coopetition” in business networks—to cooperate and compete simultaneously. </w:t>
      </w:r>
      <w:r w:rsidRPr="0055485E">
        <w:rPr>
          <w:rStyle w:val="Emphasis"/>
          <w:rFonts w:asciiTheme="minorHAnsi" w:eastAsiaTheme="majorEastAsia" w:hAnsiTheme="minorHAnsi" w:cstheme="minorHAnsi"/>
          <w:sz w:val="20"/>
          <w:szCs w:val="20"/>
        </w:rPr>
        <w:t>Industrial Marketing Management, 29</w:t>
      </w:r>
      <w:r w:rsidRPr="0055485E">
        <w:rPr>
          <w:rFonts w:asciiTheme="minorHAnsi" w:hAnsiTheme="minorHAnsi" w:cstheme="minorHAnsi"/>
          <w:sz w:val="20"/>
          <w:szCs w:val="20"/>
        </w:rPr>
        <w:t>(5), 411–426. https://doi.org/10.1016/S0019-8501(99)00067-0</w:t>
      </w:r>
    </w:p>
    <w:p w14:paraId="3C4C43F8" w14:textId="77777777" w:rsidR="0055485E" w:rsidRPr="0055485E" w:rsidRDefault="0055485E" w:rsidP="0055485E">
      <w:pPr>
        <w:spacing w:after="0" w:line="240" w:lineRule="auto"/>
        <w:ind w:left="284" w:hanging="284"/>
        <w:jc w:val="both"/>
        <w:rPr>
          <w:rFonts w:eastAsia="Times New Roman" w:cstheme="minorHAnsi"/>
          <w:sz w:val="20"/>
          <w:szCs w:val="20"/>
          <w:lang w:val="en-GB" w:eastAsia="pt-PT"/>
        </w:rPr>
      </w:pPr>
      <w:r w:rsidRPr="0055485E">
        <w:rPr>
          <w:rFonts w:eastAsia="Times New Roman" w:cstheme="minorHAnsi"/>
          <w:sz w:val="20"/>
          <w:szCs w:val="20"/>
          <w:lang w:val="en-GB" w:eastAsia="pt-PT"/>
        </w:rPr>
        <w:t xml:space="preserve">Benkler, Y. (2006). </w:t>
      </w:r>
      <w:r w:rsidRPr="0055485E">
        <w:rPr>
          <w:rFonts w:eastAsia="Times New Roman" w:cstheme="minorHAnsi"/>
          <w:i/>
          <w:iCs/>
          <w:sz w:val="20"/>
          <w:szCs w:val="20"/>
          <w:lang w:val="en-GB" w:eastAsia="pt-PT"/>
        </w:rPr>
        <w:t>The Wealth of Networks: How Social Production Transforms Markets and Freedom</w:t>
      </w:r>
      <w:r w:rsidRPr="0055485E">
        <w:rPr>
          <w:rFonts w:eastAsia="Times New Roman" w:cstheme="minorHAnsi"/>
          <w:sz w:val="20"/>
          <w:szCs w:val="20"/>
          <w:lang w:val="en-GB" w:eastAsia="pt-PT"/>
        </w:rPr>
        <w:t>. Yale University Press.</w:t>
      </w:r>
    </w:p>
    <w:p w14:paraId="54D857A3"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r w:rsidRPr="0055485E">
        <w:rPr>
          <w:rFonts w:cstheme="minorHAnsi"/>
          <w:color w:val="222222"/>
          <w:sz w:val="20"/>
          <w:szCs w:val="20"/>
          <w:shd w:val="clear" w:color="auto" w:fill="FFFFFF"/>
          <w:lang w:val="en-GB"/>
        </w:rPr>
        <w:t>Berry, D. M. (2008). The Poverty of Networks: The Wealth of Networks by Yochai Benkler New Haven, CT: Yale University Press, 2007, pp. 515, ISBN 0 300 12577 1, pbk£ 11.99 Decoding Liberation: The Promise of Free and Open Source Software by Samir Chopra and Scott Dexter New York: Routledge, 2008, pp. 232, ISBN 0 415 97893 4, hbk£ 60.00 The Exploit: A Theory of Networks by Alexander Galloway and Eugene Thacker Minneapolis: Minnesota University Press, 2007, pp. 256, ISBN 0 816 65044 6, pbk£ 12.00. </w:t>
      </w:r>
      <w:r w:rsidRPr="0055485E">
        <w:rPr>
          <w:rFonts w:cstheme="minorHAnsi"/>
          <w:i/>
          <w:iCs/>
          <w:color w:val="222222"/>
          <w:sz w:val="20"/>
          <w:szCs w:val="20"/>
          <w:shd w:val="clear" w:color="auto" w:fill="FFFFFF"/>
          <w:lang w:val="en-GB"/>
        </w:rPr>
        <w:t>Theory, Culture &amp; Society</w:t>
      </w:r>
      <w:r w:rsidRPr="0055485E">
        <w:rPr>
          <w:rFonts w:cstheme="minorHAnsi"/>
          <w:color w:val="222222"/>
          <w:sz w:val="20"/>
          <w:szCs w:val="20"/>
          <w:shd w:val="clear" w:color="auto" w:fill="FFFFFF"/>
          <w:lang w:val="en-GB"/>
        </w:rPr>
        <w:t>, </w:t>
      </w:r>
      <w:r w:rsidRPr="0055485E">
        <w:rPr>
          <w:rFonts w:cstheme="minorHAnsi"/>
          <w:i/>
          <w:iCs/>
          <w:color w:val="222222"/>
          <w:sz w:val="20"/>
          <w:szCs w:val="20"/>
          <w:shd w:val="clear" w:color="auto" w:fill="FFFFFF"/>
          <w:lang w:val="en-GB"/>
        </w:rPr>
        <w:t>25</w:t>
      </w:r>
      <w:r w:rsidRPr="0055485E">
        <w:rPr>
          <w:rFonts w:cstheme="minorHAnsi"/>
          <w:color w:val="222222"/>
          <w:sz w:val="20"/>
          <w:szCs w:val="20"/>
          <w:shd w:val="clear" w:color="auto" w:fill="FFFFFF"/>
          <w:lang w:val="en-GB"/>
        </w:rPr>
        <w:t>(7-8), 364-372.</w:t>
      </w:r>
    </w:p>
    <w:bookmarkEnd w:id="22"/>
    <w:p w14:paraId="0AA6DA31" w14:textId="77777777" w:rsidR="0055485E" w:rsidRPr="0055485E" w:rsidRDefault="0055485E" w:rsidP="0055485E">
      <w:pPr>
        <w:spacing w:after="0" w:line="240" w:lineRule="auto"/>
        <w:ind w:left="284" w:hanging="284"/>
        <w:jc w:val="both"/>
        <w:rPr>
          <w:rFonts w:cstheme="minorHAnsi"/>
          <w:sz w:val="20"/>
          <w:szCs w:val="20"/>
          <w:lang w:val="en-GB"/>
        </w:rPr>
      </w:pPr>
      <w:r w:rsidRPr="0055485E">
        <w:rPr>
          <w:rFonts w:cstheme="minorHAnsi"/>
          <w:sz w:val="20"/>
          <w:szCs w:val="20"/>
          <w:lang w:val="en-GB"/>
        </w:rPr>
        <w:t>Betsill, M. M., &amp; Bulkeley, H. (2004). Transnational networks and global environmental governance: The cities for climate protection program. International Studies Quarterly, 48(2), 471–493.</w:t>
      </w:r>
    </w:p>
    <w:p w14:paraId="3E0D3256"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r w:rsidRPr="0055485E">
        <w:rPr>
          <w:rFonts w:cstheme="minorHAnsi"/>
          <w:color w:val="222222"/>
          <w:sz w:val="20"/>
          <w:szCs w:val="20"/>
          <w:shd w:val="clear" w:color="auto" w:fill="FFFFFF"/>
          <w:lang w:val="en-GB"/>
        </w:rPr>
        <w:t>Bevir, M. (2010). Democratic governance. In </w:t>
      </w:r>
      <w:r w:rsidRPr="0055485E">
        <w:rPr>
          <w:rFonts w:cstheme="minorHAnsi"/>
          <w:i/>
          <w:iCs/>
          <w:color w:val="222222"/>
          <w:sz w:val="20"/>
          <w:szCs w:val="20"/>
          <w:shd w:val="clear" w:color="auto" w:fill="FFFFFF"/>
          <w:lang w:val="en-GB"/>
        </w:rPr>
        <w:t>Democratic Governance</w:t>
      </w:r>
      <w:r w:rsidRPr="0055485E">
        <w:rPr>
          <w:rFonts w:cstheme="minorHAnsi"/>
          <w:color w:val="222222"/>
          <w:sz w:val="20"/>
          <w:szCs w:val="20"/>
          <w:shd w:val="clear" w:color="auto" w:fill="FFFFFF"/>
          <w:lang w:val="en-GB"/>
        </w:rPr>
        <w:t>. Princeton University Press.</w:t>
      </w:r>
    </w:p>
    <w:p w14:paraId="1B50F159" w14:textId="77777777" w:rsidR="0055485E" w:rsidRPr="0055485E" w:rsidRDefault="0055485E" w:rsidP="0055485E">
      <w:pPr>
        <w:pStyle w:val="my-2"/>
        <w:spacing w:before="0" w:beforeAutospacing="0" w:after="0" w:afterAutospacing="0"/>
        <w:ind w:left="284" w:hanging="284"/>
        <w:jc w:val="both"/>
        <w:rPr>
          <w:rFonts w:asciiTheme="minorHAnsi" w:hAnsiTheme="minorHAnsi" w:cstheme="minorHAnsi"/>
          <w:color w:val="000000"/>
          <w:sz w:val="20"/>
          <w:szCs w:val="20"/>
          <w:lang w:val="en-GB"/>
        </w:rPr>
      </w:pPr>
      <w:r w:rsidRPr="0055485E">
        <w:rPr>
          <w:rFonts w:asciiTheme="minorHAnsi" w:hAnsiTheme="minorHAnsi" w:cstheme="minorHAnsi"/>
          <w:color w:val="000000"/>
          <w:sz w:val="20"/>
          <w:szCs w:val="20"/>
          <w:lang w:val="en-GB"/>
        </w:rPr>
        <w:t>Bevir, M. (2011). Democratic governance: A genealogy.</w:t>
      </w:r>
      <w:r w:rsidRPr="0055485E">
        <w:rPr>
          <w:rStyle w:val="apple-converted-space"/>
          <w:rFonts w:asciiTheme="minorHAnsi" w:hAnsiTheme="minorHAnsi" w:cstheme="minorHAnsi"/>
          <w:color w:val="000000"/>
          <w:sz w:val="20"/>
          <w:szCs w:val="20"/>
          <w:lang w:val="en-GB"/>
        </w:rPr>
        <w:t> </w:t>
      </w:r>
      <w:r w:rsidRPr="0055485E">
        <w:rPr>
          <w:rStyle w:val="Emphasis"/>
          <w:rFonts w:asciiTheme="minorHAnsi" w:hAnsiTheme="minorHAnsi" w:cstheme="minorHAnsi"/>
          <w:color w:val="000000"/>
          <w:sz w:val="20"/>
          <w:szCs w:val="20"/>
          <w:lang w:val="en-GB"/>
        </w:rPr>
        <w:t>Local Government Studies</w:t>
      </w:r>
      <w:r w:rsidRPr="0055485E">
        <w:rPr>
          <w:rFonts w:asciiTheme="minorHAnsi" w:hAnsiTheme="minorHAnsi" w:cstheme="minorHAnsi"/>
          <w:color w:val="000000"/>
          <w:sz w:val="20"/>
          <w:szCs w:val="20"/>
          <w:lang w:val="en-GB"/>
        </w:rPr>
        <w:t>, 37(1), 3–17.</w:t>
      </w:r>
    </w:p>
    <w:p w14:paraId="0B47B096" w14:textId="77777777" w:rsidR="0055485E" w:rsidRPr="0055485E" w:rsidRDefault="0055485E" w:rsidP="0055485E">
      <w:pPr>
        <w:autoSpaceDE w:val="0"/>
        <w:autoSpaceDN w:val="0"/>
        <w:adjustRightInd w:val="0"/>
        <w:spacing w:after="0" w:line="240" w:lineRule="auto"/>
        <w:ind w:left="284" w:hanging="284"/>
        <w:jc w:val="both"/>
        <w:rPr>
          <w:rFonts w:cstheme="minorHAnsi"/>
          <w:sz w:val="20"/>
          <w:szCs w:val="20"/>
          <w:lang w:val="en-GB"/>
        </w:rPr>
      </w:pPr>
      <w:r w:rsidRPr="0055485E">
        <w:rPr>
          <w:rFonts w:cstheme="minorHAnsi"/>
          <w:color w:val="222222"/>
          <w:sz w:val="20"/>
          <w:szCs w:val="20"/>
          <w:shd w:val="clear" w:color="auto" w:fill="FFFFFF"/>
          <w:lang w:val="en-GB"/>
        </w:rPr>
        <w:t xml:space="preserve">Bezerra, N. (2018a). Observatórios de políticas públicas: um estudo sobre a mobilização de conhecimentos para a democratização da elaboração e controle das políticas. PhD Thesis. University of Coimbra, Portugal. </w:t>
      </w:r>
      <w:r w:rsidRPr="0055485E">
        <w:rPr>
          <w:rFonts w:cstheme="minorHAnsi"/>
          <w:color w:val="000000"/>
          <w:sz w:val="20"/>
          <w:szCs w:val="20"/>
          <w:shd w:val="clear" w:color="auto" w:fill="FFFFFF"/>
          <w:lang w:val="en-GB"/>
        </w:rPr>
        <w:t xml:space="preserve">Downloadable at: </w:t>
      </w:r>
      <w:r w:rsidRPr="0055485E">
        <w:rPr>
          <w:rFonts w:cstheme="minorHAnsi"/>
          <w:color w:val="222222"/>
          <w:sz w:val="20"/>
          <w:szCs w:val="20"/>
          <w:shd w:val="clear" w:color="auto" w:fill="FFFFFF"/>
          <w:lang w:val="en-GB"/>
        </w:rPr>
        <w:t>http s://estudogeral.uc.pt/handle/10316/87608</w:t>
      </w:r>
    </w:p>
    <w:p w14:paraId="584E2862" w14:textId="77777777" w:rsidR="0055485E" w:rsidRPr="0055485E" w:rsidRDefault="0055485E" w:rsidP="0055485E">
      <w:pPr>
        <w:autoSpaceDE w:val="0"/>
        <w:autoSpaceDN w:val="0"/>
        <w:adjustRightInd w:val="0"/>
        <w:spacing w:after="0" w:line="240" w:lineRule="auto"/>
        <w:ind w:left="284" w:hanging="284"/>
        <w:jc w:val="both"/>
        <w:rPr>
          <w:rFonts w:cstheme="minorHAnsi"/>
          <w:color w:val="222222"/>
          <w:sz w:val="20"/>
          <w:szCs w:val="20"/>
          <w:shd w:val="clear" w:color="auto" w:fill="FFFFFF"/>
          <w:lang w:val="en-GB"/>
        </w:rPr>
      </w:pPr>
      <w:r w:rsidRPr="0055485E">
        <w:rPr>
          <w:rFonts w:cstheme="minorHAnsi"/>
          <w:color w:val="222222"/>
          <w:sz w:val="20"/>
          <w:szCs w:val="20"/>
          <w:shd w:val="clear" w:color="auto" w:fill="FFFFFF"/>
          <w:lang w:val="en-GB"/>
        </w:rPr>
        <w:t xml:space="preserve">Bezerra, N. (2018b). “Observatórios de políticas públicas no Brasil – “Quem somos"”. Conhecer: Debate Entre O Público E O Privado, 8(21), 45-59. </w:t>
      </w:r>
      <w:hyperlink r:id="rId6" w:history="1">
        <w:r w:rsidRPr="0055485E">
          <w:rPr>
            <w:rStyle w:val="Hyperlink"/>
            <w:rFonts w:cstheme="minorHAnsi"/>
            <w:sz w:val="20"/>
            <w:szCs w:val="20"/>
            <w:shd w:val="clear" w:color="auto" w:fill="FFFFFF"/>
            <w:lang w:val="en-GB"/>
          </w:rPr>
          <w:t>https://doi.org/10.32335/2238-0426.2018.8.21.1068</w:t>
        </w:r>
      </w:hyperlink>
      <w:r w:rsidRPr="0055485E">
        <w:rPr>
          <w:rFonts w:cstheme="minorHAnsi"/>
          <w:color w:val="222222"/>
          <w:sz w:val="20"/>
          <w:szCs w:val="20"/>
          <w:shd w:val="clear" w:color="auto" w:fill="FFFFFF"/>
          <w:lang w:val="en-GB"/>
        </w:rPr>
        <w:t xml:space="preserve">. </w:t>
      </w:r>
    </w:p>
    <w:p w14:paraId="497012CA" w14:textId="77777777" w:rsidR="0055485E" w:rsidRPr="0055485E" w:rsidRDefault="0055485E" w:rsidP="0055485E">
      <w:pPr>
        <w:pStyle w:val="my-2"/>
        <w:spacing w:before="0" w:beforeAutospacing="0" w:after="0" w:afterAutospacing="0"/>
        <w:ind w:left="284" w:hanging="284"/>
        <w:jc w:val="both"/>
        <w:rPr>
          <w:rFonts w:asciiTheme="minorHAnsi" w:hAnsiTheme="minorHAnsi" w:cstheme="minorHAnsi"/>
          <w:color w:val="000000"/>
          <w:sz w:val="20"/>
          <w:szCs w:val="20"/>
          <w:lang w:val="en-GB"/>
        </w:rPr>
      </w:pPr>
      <w:r w:rsidRPr="0055485E">
        <w:rPr>
          <w:rFonts w:asciiTheme="minorHAnsi" w:hAnsiTheme="minorHAnsi" w:cstheme="minorHAnsi"/>
          <w:color w:val="000000"/>
          <w:sz w:val="20"/>
          <w:szCs w:val="20"/>
          <w:lang w:val="en-GB"/>
        </w:rPr>
        <w:t>Biekart, K., &amp; Fowler, A. (Eds.). (2022).</w:t>
      </w:r>
      <w:r w:rsidRPr="0055485E">
        <w:rPr>
          <w:rStyle w:val="apple-converted-space"/>
          <w:rFonts w:asciiTheme="minorHAnsi" w:hAnsiTheme="minorHAnsi" w:cstheme="minorHAnsi"/>
          <w:color w:val="000000"/>
          <w:sz w:val="20"/>
          <w:szCs w:val="20"/>
          <w:lang w:val="en-GB"/>
        </w:rPr>
        <w:t> </w:t>
      </w:r>
      <w:r w:rsidRPr="0055485E">
        <w:rPr>
          <w:rStyle w:val="Emphasis"/>
          <w:rFonts w:asciiTheme="minorHAnsi" w:hAnsiTheme="minorHAnsi" w:cstheme="minorHAnsi"/>
          <w:color w:val="000000"/>
          <w:sz w:val="20"/>
          <w:szCs w:val="20"/>
          <w:lang w:val="en-GB"/>
        </w:rPr>
        <w:t>A research agenda for civil society</w:t>
      </w:r>
      <w:r w:rsidRPr="0055485E">
        <w:rPr>
          <w:rFonts w:asciiTheme="minorHAnsi" w:hAnsiTheme="minorHAnsi" w:cstheme="minorHAnsi"/>
          <w:color w:val="000000"/>
          <w:sz w:val="20"/>
          <w:szCs w:val="20"/>
          <w:lang w:val="en-GB"/>
        </w:rPr>
        <w:t>. Edward Elgar Publishing.</w:t>
      </w:r>
    </w:p>
    <w:p w14:paraId="6B8DAB64" w14:textId="77777777" w:rsidR="0055485E" w:rsidRPr="0055485E" w:rsidRDefault="0055485E" w:rsidP="0055485E">
      <w:pPr>
        <w:tabs>
          <w:tab w:val="left" w:pos="1490"/>
        </w:tabs>
        <w:spacing w:after="0" w:line="240" w:lineRule="auto"/>
        <w:ind w:left="284" w:hanging="284"/>
        <w:jc w:val="both"/>
        <w:rPr>
          <w:rFonts w:cstheme="minorHAnsi"/>
          <w:color w:val="181817"/>
          <w:sz w:val="20"/>
          <w:szCs w:val="20"/>
          <w:shd w:val="clear" w:color="auto" w:fill="CAE7FF"/>
          <w:lang w:val="en-GB"/>
        </w:rPr>
      </w:pPr>
      <w:r w:rsidRPr="0055485E">
        <w:rPr>
          <w:rFonts w:cstheme="minorHAnsi"/>
          <w:color w:val="222222"/>
          <w:sz w:val="20"/>
          <w:szCs w:val="20"/>
          <w:shd w:val="clear" w:color="auto" w:fill="FFFFFF"/>
          <w:lang w:val="en-GB"/>
        </w:rPr>
        <w:t>Biekart, K., &amp; Fowler, A. (Eds.). (2022). </w:t>
      </w:r>
      <w:r w:rsidRPr="0055485E">
        <w:rPr>
          <w:rFonts w:cstheme="minorHAnsi"/>
          <w:i/>
          <w:iCs/>
          <w:color w:val="222222"/>
          <w:sz w:val="20"/>
          <w:szCs w:val="20"/>
          <w:shd w:val="clear" w:color="auto" w:fill="FFFFFF"/>
          <w:lang w:val="en-GB"/>
        </w:rPr>
        <w:t>A research agenda for civil society</w:t>
      </w:r>
      <w:r w:rsidRPr="0055485E">
        <w:rPr>
          <w:rFonts w:cstheme="minorHAnsi"/>
          <w:color w:val="222222"/>
          <w:sz w:val="20"/>
          <w:szCs w:val="20"/>
          <w:shd w:val="clear" w:color="auto" w:fill="FFFFFF"/>
          <w:lang w:val="en-GB"/>
        </w:rPr>
        <w:t>. Cheltenham, UK and Northampton, MA, USA: Edward Elgar Publishing.</w:t>
      </w:r>
    </w:p>
    <w:p w14:paraId="34F51DA1"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r w:rsidRPr="0055485E">
        <w:rPr>
          <w:rFonts w:cstheme="minorHAnsi"/>
          <w:color w:val="222222"/>
          <w:sz w:val="20"/>
          <w:szCs w:val="20"/>
          <w:shd w:val="clear" w:color="auto" w:fill="FFFFFF"/>
          <w:lang w:val="en-GB"/>
        </w:rPr>
        <w:t>Biekart, K., Kontinen, T., &amp; Millstein, M. (Eds.). (2023). </w:t>
      </w:r>
      <w:r w:rsidRPr="0055485E">
        <w:rPr>
          <w:rFonts w:cstheme="minorHAnsi"/>
          <w:i/>
          <w:iCs/>
          <w:color w:val="222222"/>
          <w:sz w:val="20"/>
          <w:szCs w:val="20"/>
          <w:shd w:val="clear" w:color="auto" w:fill="FFFFFF"/>
          <w:lang w:val="en-GB"/>
        </w:rPr>
        <w:t>Civil society responses to changing civic spaces</w:t>
      </w:r>
      <w:r w:rsidRPr="0055485E">
        <w:rPr>
          <w:rFonts w:cstheme="minorHAnsi"/>
          <w:color w:val="222222"/>
          <w:sz w:val="20"/>
          <w:szCs w:val="20"/>
          <w:shd w:val="clear" w:color="auto" w:fill="FFFFFF"/>
          <w:lang w:val="en-GB"/>
        </w:rPr>
        <w:t>. Springer International Publishing.</w:t>
      </w:r>
    </w:p>
    <w:p w14:paraId="3A7E7E88" w14:textId="77777777" w:rsidR="0055485E" w:rsidRPr="0055485E" w:rsidRDefault="0055485E" w:rsidP="0055485E">
      <w:pPr>
        <w:spacing w:after="0" w:line="240" w:lineRule="auto"/>
        <w:ind w:left="284" w:hanging="284"/>
        <w:jc w:val="both"/>
        <w:rPr>
          <w:rFonts w:eastAsia="Times New Roman" w:cstheme="minorHAnsi"/>
          <w:sz w:val="20"/>
          <w:szCs w:val="20"/>
          <w:lang w:val="en-GB" w:eastAsia="pt-PT"/>
        </w:rPr>
      </w:pPr>
      <w:r w:rsidRPr="0055485E">
        <w:rPr>
          <w:rFonts w:eastAsia="Times New Roman" w:cstheme="minorHAnsi"/>
          <w:sz w:val="20"/>
          <w:szCs w:val="20"/>
          <w:lang w:val="en-GB" w:eastAsia="pt-PT"/>
        </w:rPr>
        <w:t xml:space="preserve">Biglan, A., &amp; Hayes, S. C. (1996). Should the pragmatic dimensions of truth be measured directly? </w:t>
      </w:r>
      <w:r w:rsidRPr="0055485E">
        <w:rPr>
          <w:rFonts w:eastAsia="Times New Roman" w:cstheme="minorHAnsi"/>
          <w:i/>
          <w:iCs/>
          <w:sz w:val="20"/>
          <w:szCs w:val="20"/>
          <w:lang w:val="en-GB" w:eastAsia="pt-PT"/>
        </w:rPr>
        <w:t>Behavior and Philosophy, 24</w:t>
      </w:r>
      <w:r w:rsidRPr="0055485E">
        <w:rPr>
          <w:rFonts w:eastAsia="Times New Roman" w:cstheme="minorHAnsi"/>
          <w:sz w:val="20"/>
          <w:szCs w:val="20"/>
          <w:lang w:val="en-GB" w:eastAsia="pt-PT"/>
        </w:rPr>
        <w:t>, 1–18.</w:t>
      </w:r>
    </w:p>
    <w:p w14:paraId="21C90777" w14:textId="77777777" w:rsidR="0055485E" w:rsidRPr="0055485E" w:rsidRDefault="0055485E" w:rsidP="0055485E">
      <w:pPr>
        <w:spacing w:after="0" w:line="240" w:lineRule="auto"/>
        <w:ind w:left="284" w:hanging="284"/>
        <w:jc w:val="both"/>
        <w:rPr>
          <w:rStyle w:val="HTMLCite"/>
          <w:rFonts w:cstheme="minorHAnsi"/>
          <w:color w:val="333333"/>
          <w:sz w:val="20"/>
          <w:szCs w:val="20"/>
          <w:bdr w:val="none" w:sz="0" w:space="0" w:color="auto" w:frame="1"/>
          <w:lang w:val="en-GB"/>
        </w:rPr>
      </w:pPr>
      <w:r w:rsidRPr="0055485E">
        <w:rPr>
          <w:rFonts w:cstheme="minorHAnsi"/>
          <w:color w:val="222222"/>
          <w:sz w:val="20"/>
          <w:szCs w:val="20"/>
          <w:shd w:val="clear" w:color="auto" w:fill="FFFFFF"/>
          <w:lang w:val="en-GB"/>
        </w:rPr>
        <w:t>Biglan, A., &amp; Hayes, S. C. (2015). Functional contextualism and contextual behavioral science. </w:t>
      </w:r>
      <w:r w:rsidRPr="0055485E">
        <w:rPr>
          <w:rFonts w:cstheme="minorHAnsi"/>
          <w:i/>
          <w:iCs/>
          <w:color w:val="222222"/>
          <w:sz w:val="20"/>
          <w:szCs w:val="20"/>
          <w:shd w:val="clear" w:color="auto" w:fill="FFFFFF"/>
          <w:lang w:val="en-GB"/>
        </w:rPr>
        <w:t>The Wiley handbook of contextual behavioral science</w:t>
      </w:r>
      <w:r w:rsidRPr="0055485E">
        <w:rPr>
          <w:rFonts w:cstheme="minorHAnsi"/>
          <w:color w:val="222222"/>
          <w:sz w:val="20"/>
          <w:szCs w:val="20"/>
          <w:shd w:val="clear" w:color="auto" w:fill="FFFFFF"/>
          <w:lang w:val="en-GB"/>
        </w:rPr>
        <w:t>, 37-61.</w:t>
      </w:r>
    </w:p>
    <w:p w14:paraId="383034D3" w14:textId="77777777" w:rsidR="0055485E" w:rsidRPr="0055485E" w:rsidRDefault="0055485E" w:rsidP="0055485E">
      <w:pPr>
        <w:spacing w:after="0" w:line="240" w:lineRule="auto"/>
        <w:ind w:left="284" w:hanging="284"/>
        <w:jc w:val="both"/>
        <w:rPr>
          <w:rFonts w:cstheme="minorHAnsi"/>
          <w:sz w:val="20"/>
          <w:szCs w:val="20"/>
          <w:lang w:val="en-GB"/>
        </w:rPr>
      </w:pPr>
      <w:r w:rsidRPr="0055485E">
        <w:rPr>
          <w:rFonts w:cstheme="minorHAnsi"/>
          <w:sz w:val="20"/>
          <w:szCs w:val="20"/>
          <w:lang w:val="en-GB"/>
        </w:rPr>
        <w:t>Blaikie, N. (2010). Designing Social Research (2nd ed.). Polity Press.</w:t>
      </w:r>
    </w:p>
    <w:p w14:paraId="2C675F44" w14:textId="77777777" w:rsidR="0055485E" w:rsidRPr="0055485E" w:rsidRDefault="0055485E" w:rsidP="0055485E">
      <w:pPr>
        <w:spacing w:after="0" w:line="240" w:lineRule="auto"/>
        <w:ind w:left="284" w:hanging="284"/>
        <w:jc w:val="both"/>
        <w:rPr>
          <w:rFonts w:cstheme="minorHAnsi"/>
          <w:sz w:val="20"/>
          <w:szCs w:val="20"/>
          <w:lang w:val="en-GB"/>
        </w:rPr>
      </w:pPr>
      <w:r w:rsidRPr="0055485E">
        <w:rPr>
          <w:rFonts w:cstheme="minorHAnsi"/>
          <w:sz w:val="20"/>
          <w:szCs w:val="20"/>
          <w:lang w:val="en-GB"/>
        </w:rPr>
        <w:t>Blokker,</w:t>
      </w:r>
      <w:r w:rsidRPr="0055485E">
        <w:rPr>
          <w:rFonts w:cstheme="minorHAnsi"/>
          <w:spacing w:val="46"/>
          <w:sz w:val="20"/>
          <w:szCs w:val="20"/>
          <w:lang w:val="en-GB"/>
        </w:rPr>
        <w:t xml:space="preserve"> </w:t>
      </w:r>
      <w:r w:rsidRPr="0055485E">
        <w:rPr>
          <w:rFonts w:cstheme="minorHAnsi"/>
          <w:sz w:val="20"/>
          <w:szCs w:val="20"/>
          <w:lang w:val="en-GB"/>
        </w:rPr>
        <w:t>P.</w:t>
      </w:r>
      <w:r w:rsidRPr="0055485E">
        <w:rPr>
          <w:rFonts w:cstheme="minorHAnsi"/>
          <w:spacing w:val="45"/>
          <w:sz w:val="20"/>
          <w:szCs w:val="20"/>
          <w:lang w:val="en-GB"/>
        </w:rPr>
        <w:t xml:space="preserve"> </w:t>
      </w:r>
      <w:r w:rsidRPr="0055485E">
        <w:rPr>
          <w:rFonts w:cstheme="minorHAnsi"/>
          <w:sz w:val="20"/>
          <w:szCs w:val="20"/>
          <w:lang w:val="en-GB"/>
        </w:rPr>
        <w:t>&amp;</w:t>
      </w:r>
      <w:r w:rsidRPr="0055485E">
        <w:rPr>
          <w:rFonts w:cstheme="minorHAnsi"/>
          <w:spacing w:val="47"/>
          <w:sz w:val="20"/>
          <w:szCs w:val="20"/>
          <w:lang w:val="en-GB"/>
        </w:rPr>
        <w:t xml:space="preserve"> </w:t>
      </w:r>
      <w:r w:rsidRPr="0055485E">
        <w:rPr>
          <w:rFonts w:cstheme="minorHAnsi"/>
          <w:sz w:val="20"/>
          <w:szCs w:val="20"/>
          <w:lang w:val="en-GB"/>
        </w:rPr>
        <w:t>Anselmi, M. (2019, Eds.)</w:t>
      </w:r>
      <w:r w:rsidRPr="0055485E">
        <w:rPr>
          <w:rFonts w:cstheme="minorHAnsi"/>
          <w:spacing w:val="47"/>
          <w:sz w:val="20"/>
          <w:szCs w:val="20"/>
          <w:lang w:val="en-GB"/>
        </w:rPr>
        <w:t xml:space="preserve"> </w:t>
      </w:r>
      <w:r w:rsidRPr="0055485E">
        <w:rPr>
          <w:rFonts w:cstheme="minorHAnsi"/>
          <w:i/>
          <w:sz w:val="20"/>
          <w:szCs w:val="20"/>
          <w:lang w:val="en-GB"/>
        </w:rPr>
        <w:t>Multiple</w:t>
      </w:r>
      <w:r w:rsidRPr="0055485E">
        <w:rPr>
          <w:rFonts w:cstheme="minorHAnsi"/>
          <w:i/>
          <w:spacing w:val="46"/>
          <w:sz w:val="20"/>
          <w:szCs w:val="20"/>
          <w:lang w:val="en-GB"/>
        </w:rPr>
        <w:t xml:space="preserve"> </w:t>
      </w:r>
      <w:r w:rsidRPr="0055485E">
        <w:rPr>
          <w:rFonts w:cstheme="minorHAnsi"/>
          <w:i/>
          <w:sz w:val="20"/>
          <w:szCs w:val="20"/>
          <w:lang w:val="en-GB"/>
        </w:rPr>
        <w:t>Populisms:</w:t>
      </w:r>
      <w:r w:rsidRPr="0055485E">
        <w:rPr>
          <w:rFonts w:cstheme="minorHAnsi"/>
          <w:i/>
          <w:spacing w:val="45"/>
          <w:sz w:val="20"/>
          <w:szCs w:val="20"/>
          <w:lang w:val="en-GB"/>
        </w:rPr>
        <w:t xml:space="preserve"> </w:t>
      </w:r>
      <w:r w:rsidRPr="0055485E">
        <w:rPr>
          <w:rFonts w:cstheme="minorHAnsi"/>
          <w:i/>
          <w:sz w:val="20"/>
          <w:szCs w:val="20"/>
          <w:lang w:val="en-GB"/>
        </w:rPr>
        <w:t>Italy</w:t>
      </w:r>
      <w:r w:rsidRPr="0055485E">
        <w:rPr>
          <w:rFonts w:cstheme="minorHAnsi"/>
          <w:i/>
          <w:spacing w:val="46"/>
          <w:sz w:val="20"/>
          <w:szCs w:val="20"/>
          <w:lang w:val="en-GB"/>
        </w:rPr>
        <w:t xml:space="preserve"> </w:t>
      </w:r>
      <w:r w:rsidRPr="0055485E">
        <w:rPr>
          <w:rFonts w:cstheme="minorHAnsi"/>
          <w:i/>
          <w:sz w:val="20"/>
          <w:szCs w:val="20"/>
          <w:lang w:val="en-GB"/>
        </w:rPr>
        <w:t>as</w:t>
      </w:r>
      <w:r w:rsidRPr="0055485E">
        <w:rPr>
          <w:rFonts w:cstheme="minorHAnsi"/>
          <w:i/>
          <w:spacing w:val="47"/>
          <w:sz w:val="20"/>
          <w:szCs w:val="20"/>
          <w:lang w:val="en-GB"/>
        </w:rPr>
        <w:t xml:space="preserve"> </w:t>
      </w:r>
      <w:r w:rsidRPr="0055485E">
        <w:rPr>
          <w:rFonts w:cstheme="minorHAnsi"/>
          <w:i/>
          <w:sz w:val="20"/>
          <w:szCs w:val="20"/>
          <w:lang w:val="en-GB"/>
        </w:rPr>
        <w:t>Democracy's</w:t>
      </w:r>
      <w:r w:rsidRPr="0055485E">
        <w:rPr>
          <w:rFonts w:cstheme="minorHAnsi"/>
          <w:i/>
          <w:spacing w:val="47"/>
          <w:sz w:val="20"/>
          <w:szCs w:val="20"/>
          <w:lang w:val="en-GB"/>
        </w:rPr>
        <w:t xml:space="preserve"> </w:t>
      </w:r>
      <w:r w:rsidRPr="0055485E">
        <w:rPr>
          <w:rFonts w:cstheme="minorHAnsi"/>
          <w:i/>
          <w:spacing w:val="-2"/>
          <w:sz w:val="20"/>
          <w:szCs w:val="20"/>
          <w:lang w:val="en-GB"/>
        </w:rPr>
        <w:t>Mirror</w:t>
      </w:r>
      <w:r w:rsidRPr="0055485E">
        <w:rPr>
          <w:rFonts w:cstheme="minorHAnsi"/>
          <w:spacing w:val="-2"/>
          <w:sz w:val="20"/>
          <w:szCs w:val="20"/>
          <w:lang w:val="en-GB"/>
        </w:rPr>
        <w:t xml:space="preserve">. </w:t>
      </w:r>
      <w:r w:rsidRPr="0055485E">
        <w:rPr>
          <w:rFonts w:cstheme="minorHAnsi"/>
          <w:sz w:val="20"/>
          <w:szCs w:val="20"/>
          <w:lang w:val="en-GB"/>
        </w:rPr>
        <w:t>Abingdon:</w:t>
      </w:r>
      <w:r w:rsidRPr="0055485E">
        <w:rPr>
          <w:rFonts w:cstheme="minorHAnsi"/>
          <w:spacing w:val="-1"/>
          <w:sz w:val="20"/>
          <w:szCs w:val="20"/>
          <w:lang w:val="en-GB"/>
        </w:rPr>
        <w:t xml:space="preserve"> </w:t>
      </w:r>
      <w:r w:rsidRPr="0055485E">
        <w:rPr>
          <w:rFonts w:cstheme="minorHAnsi"/>
          <w:sz w:val="20"/>
          <w:szCs w:val="20"/>
          <w:lang w:val="en-GB"/>
        </w:rPr>
        <w:t>New</w:t>
      </w:r>
      <w:r w:rsidRPr="0055485E">
        <w:rPr>
          <w:rFonts w:cstheme="minorHAnsi"/>
          <w:spacing w:val="-2"/>
          <w:sz w:val="20"/>
          <w:szCs w:val="20"/>
          <w:lang w:val="en-GB"/>
        </w:rPr>
        <w:t xml:space="preserve"> </w:t>
      </w:r>
      <w:r w:rsidRPr="0055485E">
        <w:rPr>
          <w:rFonts w:cstheme="minorHAnsi"/>
          <w:sz w:val="20"/>
          <w:szCs w:val="20"/>
          <w:lang w:val="en-GB"/>
        </w:rPr>
        <w:t>York:</w:t>
      </w:r>
      <w:r w:rsidRPr="0055485E">
        <w:rPr>
          <w:rFonts w:cstheme="minorHAnsi"/>
          <w:spacing w:val="-2"/>
          <w:sz w:val="20"/>
          <w:szCs w:val="20"/>
          <w:lang w:val="en-GB"/>
        </w:rPr>
        <w:t xml:space="preserve"> Routledge.</w:t>
      </w:r>
    </w:p>
    <w:p w14:paraId="14BE7AAA" w14:textId="77777777" w:rsidR="0055485E" w:rsidRPr="0055485E" w:rsidRDefault="0055485E" w:rsidP="0055485E">
      <w:pPr>
        <w:spacing w:after="0" w:line="240" w:lineRule="auto"/>
        <w:ind w:left="284" w:hanging="284"/>
        <w:jc w:val="both"/>
        <w:rPr>
          <w:rFonts w:cstheme="minorHAnsi"/>
          <w:sz w:val="20"/>
          <w:szCs w:val="20"/>
          <w:lang w:val="en-GB"/>
        </w:rPr>
      </w:pPr>
      <w:r w:rsidRPr="0055485E">
        <w:rPr>
          <w:rFonts w:cstheme="minorHAnsi"/>
          <w:sz w:val="20"/>
          <w:szCs w:val="20"/>
          <w:lang w:val="en-GB"/>
        </w:rPr>
        <w:t>Boin, A., ’t Hart, P., McConnell, A., &amp; Preston, T. (2023). Ad hoc coalitions in global governance: Short-notice, task- and time-specific cooperation. International Affairs, 99(2), 727–744.</w:t>
      </w:r>
    </w:p>
    <w:p w14:paraId="6A747FC1"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r w:rsidRPr="0055485E">
        <w:rPr>
          <w:rFonts w:cstheme="minorHAnsi"/>
          <w:color w:val="222222"/>
          <w:sz w:val="20"/>
          <w:szCs w:val="20"/>
          <w:shd w:val="clear" w:color="auto" w:fill="FFFFFF"/>
          <w:lang w:val="en-GB"/>
        </w:rPr>
        <w:lastRenderedPageBreak/>
        <w:t>Bolleyer, N. (2024). </w:t>
      </w:r>
      <w:r w:rsidRPr="0055485E">
        <w:rPr>
          <w:rFonts w:cstheme="minorHAnsi"/>
          <w:i/>
          <w:iCs/>
          <w:color w:val="222222"/>
          <w:sz w:val="20"/>
          <w:szCs w:val="20"/>
          <w:shd w:val="clear" w:color="auto" w:fill="FFFFFF"/>
          <w:lang w:val="en-GB"/>
        </w:rPr>
        <w:t>Civil society's democratic potential: organizational trade-offs between participation and representation</w:t>
      </w:r>
      <w:r w:rsidRPr="0055485E">
        <w:rPr>
          <w:rFonts w:cstheme="minorHAnsi"/>
          <w:color w:val="222222"/>
          <w:sz w:val="20"/>
          <w:szCs w:val="20"/>
          <w:shd w:val="clear" w:color="auto" w:fill="FFFFFF"/>
          <w:lang w:val="en-GB"/>
        </w:rPr>
        <w:t>. Oxford University Press.</w:t>
      </w:r>
    </w:p>
    <w:p w14:paraId="12561191" w14:textId="77777777" w:rsidR="0055485E" w:rsidRPr="0055485E" w:rsidRDefault="0055485E" w:rsidP="0055485E">
      <w:pPr>
        <w:spacing w:after="0" w:line="240" w:lineRule="auto"/>
        <w:ind w:left="284" w:hanging="284"/>
        <w:jc w:val="both"/>
        <w:rPr>
          <w:rFonts w:eastAsia="Times New Roman" w:cstheme="minorHAnsi"/>
          <w:sz w:val="20"/>
          <w:szCs w:val="20"/>
          <w:lang w:val="en-GB" w:eastAsia="pt-PT"/>
        </w:rPr>
      </w:pPr>
      <w:r w:rsidRPr="0055485E">
        <w:rPr>
          <w:rFonts w:eastAsia="Times New Roman" w:cstheme="minorHAnsi"/>
          <w:sz w:val="20"/>
          <w:szCs w:val="20"/>
          <w:lang w:val="en-GB" w:eastAsia="pt-PT"/>
        </w:rPr>
        <w:t xml:space="preserve">Bollier, D. (2014). </w:t>
      </w:r>
      <w:r w:rsidRPr="0055485E">
        <w:rPr>
          <w:rFonts w:eastAsia="Times New Roman" w:cstheme="minorHAnsi"/>
          <w:i/>
          <w:iCs/>
          <w:sz w:val="20"/>
          <w:szCs w:val="20"/>
          <w:lang w:val="en-GB" w:eastAsia="pt-PT"/>
        </w:rPr>
        <w:t>Think Like a Commoner: A Short Introduction to the Life of the Commons</w:t>
      </w:r>
      <w:r w:rsidRPr="0055485E">
        <w:rPr>
          <w:rFonts w:eastAsia="Times New Roman" w:cstheme="minorHAnsi"/>
          <w:sz w:val="20"/>
          <w:szCs w:val="20"/>
          <w:lang w:val="en-GB" w:eastAsia="pt-PT"/>
        </w:rPr>
        <w:t xml:space="preserve">. New Society Publishers. </w:t>
      </w:r>
    </w:p>
    <w:p w14:paraId="0AECA439"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r w:rsidRPr="0055485E">
        <w:rPr>
          <w:rFonts w:cstheme="minorHAnsi"/>
          <w:color w:val="222222"/>
          <w:sz w:val="20"/>
          <w:szCs w:val="20"/>
          <w:shd w:val="clear" w:color="auto" w:fill="FFFFFF"/>
          <w:lang w:val="en-GB"/>
        </w:rPr>
        <w:t>Bollier, D. (2020). Commoning as a transformative social paradigm. In The new systems reader (pp. 348-361). Routledge.</w:t>
      </w:r>
    </w:p>
    <w:p w14:paraId="3364C931" w14:textId="77777777" w:rsidR="0055485E" w:rsidRPr="0055485E" w:rsidRDefault="0055485E" w:rsidP="0055485E">
      <w:pPr>
        <w:spacing w:after="0" w:line="240" w:lineRule="auto"/>
        <w:ind w:left="284" w:hanging="284"/>
        <w:jc w:val="both"/>
        <w:rPr>
          <w:rFonts w:eastAsia="Times New Roman" w:cstheme="minorHAnsi"/>
          <w:sz w:val="20"/>
          <w:szCs w:val="20"/>
          <w:lang w:val="en-GB" w:eastAsia="pt-PT"/>
        </w:rPr>
      </w:pPr>
      <w:r w:rsidRPr="0055485E">
        <w:rPr>
          <w:rFonts w:eastAsia="Times New Roman" w:cstheme="minorHAnsi"/>
          <w:sz w:val="20"/>
          <w:szCs w:val="20"/>
          <w:lang w:val="en-GB" w:eastAsia="pt-PT"/>
        </w:rPr>
        <w:t xml:space="preserve">Bollier, D., &amp; Helfrich, S. (2019). </w:t>
      </w:r>
      <w:r w:rsidRPr="0055485E">
        <w:rPr>
          <w:rFonts w:eastAsia="Times New Roman" w:cstheme="minorHAnsi"/>
          <w:i/>
          <w:iCs/>
          <w:sz w:val="20"/>
          <w:szCs w:val="20"/>
          <w:lang w:val="en-GB" w:eastAsia="pt-PT"/>
        </w:rPr>
        <w:t>Free, Fair and Alive: The Insurgent Power of the Commons</w:t>
      </w:r>
      <w:r w:rsidRPr="0055485E">
        <w:rPr>
          <w:rFonts w:eastAsia="Times New Roman" w:cstheme="minorHAnsi"/>
          <w:sz w:val="20"/>
          <w:szCs w:val="20"/>
          <w:lang w:val="en-GB" w:eastAsia="pt-PT"/>
        </w:rPr>
        <w:t xml:space="preserve">. New Society Publishers. </w:t>
      </w:r>
    </w:p>
    <w:p w14:paraId="3C873644"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r w:rsidRPr="0055485E">
        <w:rPr>
          <w:rFonts w:cstheme="minorHAnsi"/>
          <w:color w:val="222222"/>
          <w:sz w:val="20"/>
          <w:szCs w:val="20"/>
          <w:shd w:val="clear" w:color="auto" w:fill="FFFFFF"/>
          <w:lang w:val="en-GB"/>
        </w:rPr>
        <w:t>Bollier, D., &amp; Helfrich, S. (Eds.). (2014). </w:t>
      </w:r>
      <w:r w:rsidRPr="0055485E">
        <w:rPr>
          <w:rFonts w:cstheme="minorHAnsi"/>
          <w:i/>
          <w:iCs/>
          <w:color w:val="222222"/>
          <w:sz w:val="20"/>
          <w:szCs w:val="20"/>
          <w:shd w:val="clear" w:color="auto" w:fill="FFFFFF"/>
          <w:lang w:val="en-GB"/>
        </w:rPr>
        <w:t>The wealth of the commons: A world beyond market and state</w:t>
      </w:r>
      <w:r w:rsidRPr="0055485E">
        <w:rPr>
          <w:rFonts w:cstheme="minorHAnsi"/>
          <w:color w:val="222222"/>
          <w:sz w:val="20"/>
          <w:szCs w:val="20"/>
          <w:shd w:val="clear" w:color="auto" w:fill="FFFFFF"/>
          <w:lang w:val="en-GB"/>
        </w:rPr>
        <w:t>. Levellers Press.</w:t>
      </w:r>
    </w:p>
    <w:p w14:paraId="2A39A3E6"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r w:rsidRPr="0055485E">
        <w:rPr>
          <w:rFonts w:cstheme="minorHAnsi"/>
          <w:color w:val="222222"/>
          <w:sz w:val="20"/>
          <w:szCs w:val="20"/>
          <w:shd w:val="clear" w:color="auto" w:fill="FFFFFF"/>
          <w:lang w:val="en-GB"/>
        </w:rPr>
        <w:t>Bollier, D., &amp; Helfrich, S. (Eds.). (2015). </w:t>
      </w:r>
      <w:r w:rsidRPr="0055485E">
        <w:rPr>
          <w:rFonts w:cstheme="minorHAnsi"/>
          <w:i/>
          <w:iCs/>
          <w:color w:val="222222"/>
          <w:sz w:val="20"/>
          <w:szCs w:val="20"/>
          <w:shd w:val="clear" w:color="auto" w:fill="FFFFFF"/>
          <w:lang w:val="en-GB"/>
        </w:rPr>
        <w:t>Patterns of commoning</w:t>
      </w:r>
      <w:r w:rsidRPr="0055485E">
        <w:rPr>
          <w:rFonts w:cstheme="minorHAnsi"/>
          <w:color w:val="222222"/>
          <w:sz w:val="20"/>
          <w:szCs w:val="20"/>
          <w:shd w:val="clear" w:color="auto" w:fill="FFFFFF"/>
          <w:lang w:val="en-GB"/>
        </w:rPr>
        <w:t>. Commons Strategy Group and Off the Common Press.</w:t>
      </w:r>
    </w:p>
    <w:p w14:paraId="00517631" w14:textId="77777777" w:rsidR="0055485E" w:rsidRPr="0055485E" w:rsidRDefault="0055485E" w:rsidP="0055485E">
      <w:pPr>
        <w:spacing w:after="0" w:line="240" w:lineRule="auto"/>
        <w:ind w:left="284" w:hanging="284"/>
        <w:jc w:val="both"/>
        <w:rPr>
          <w:rFonts w:eastAsia="Times New Roman" w:cstheme="minorHAnsi"/>
          <w:sz w:val="20"/>
          <w:szCs w:val="20"/>
          <w:lang w:val="en-GB" w:eastAsia="pt-PT"/>
        </w:rPr>
      </w:pPr>
      <w:r w:rsidRPr="0055485E">
        <w:rPr>
          <w:rFonts w:eastAsia="Times New Roman" w:cstheme="minorHAnsi"/>
          <w:sz w:val="20"/>
          <w:szCs w:val="20"/>
          <w:lang w:val="en-GB" w:eastAsia="pt-PT"/>
        </w:rPr>
        <w:t xml:space="preserve">Borgatti, S. P., &amp; Foster, P. C. (2003). The network paradigm in organizational research: A review and typology. </w:t>
      </w:r>
      <w:r w:rsidRPr="0055485E">
        <w:rPr>
          <w:rFonts w:eastAsia="Times New Roman" w:cstheme="minorHAnsi"/>
          <w:i/>
          <w:iCs/>
          <w:sz w:val="20"/>
          <w:szCs w:val="20"/>
          <w:lang w:val="en-GB" w:eastAsia="pt-PT"/>
        </w:rPr>
        <w:t>Journal of Management, 29</w:t>
      </w:r>
      <w:r w:rsidRPr="0055485E">
        <w:rPr>
          <w:rFonts w:eastAsia="Times New Roman" w:cstheme="minorHAnsi"/>
          <w:sz w:val="20"/>
          <w:szCs w:val="20"/>
          <w:lang w:val="en-GB" w:eastAsia="pt-PT"/>
        </w:rPr>
        <w:t>(6), 991–1013.</w:t>
      </w:r>
    </w:p>
    <w:p w14:paraId="502FDBCA" w14:textId="77777777" w:rsidR="0055485E" w:rsidRPr="0055485E" w:rsidRDefault="0055485E" w:rsidP="0055485E">
      <w:pPr>
        <w:spacing w:after="0" w:line="240" w:lineRule="auto"/>
        <w:ind w:left="284" w:hanging="284"/>
        <w:jc w:val="both"/>
        <w:rPr>
          <w:rFonts w:cstheme="minorHAnsi"/>
          <w:sz w:val="20"/>
          <w:szCs w:val="20"/>
          <w:lang w:val="en-GB"/>
        </w:rPr>
      </w:pPr>
      <w:r w:rsidRPr="0055485E">
        <w:rPr>
          <w:rFonts w:cstheme="minorHAnsi"/>
          <w:sz w:val="20"/>
          <w:szCs w:val="20"/>
          <w:lang w:val="en-GB"/>
        </w:rPr>
        <w:t>Borgatti, S. P., &amp; Halgin, D. S. (2011). On network theory. Organization Science, 22(5), 1168–1181.</w:t>
      </w:r>
    </w:p>
    <w:p w14:paraId="570FB1BE" w14:textId="77777777" w:rsidR="0055485E" w:rsidRPr="0055485E" w:rsidRDefault="0055485E" w:rsidP="0055485E">
      <w:pPr>
        <w:spacing w:after="0" w:line="240" w:lineRule="auto"/>
        <w:ind w:left="284" w:hanging="284"/>
        <w:jc w:val="both"/>
        <w:rPr>
          <w:rFonts w:eastAsia="Times New Roman" w:cstheme="minorHAnsi"/>
          <w:sz w:val="20"/>
          <w:szCs w:val="20"/>
          <w:lang w:val="en-GB" w:eastAsia="pt-PT"/>
        </w:rPr>
      </w:pPr>
      <w:r w:rsidRPr="0055485E">
        <w:rPr>
          <w:rFonts w:eastAsia="Times New Roman" w:cstheme="minorHAnsi"/>
          <w:sz w:val="20"/>
          <w:szCs w:val="20"/>
          <w:lang w:val="en-GB" w:eastAsia="pt-PT"/>
        </w:rPr>
        <w:t xml:space="preserve">Borgatti, S. P., Everett, M. G., &amp; Johnson, J. C. (2018). </w:t>
      </w:r>
      <w:r w:rsidRPr="0055485E">
        <w:rPr>
          <w:rFonts w:eastAsia="Times New Roman" w:cstheme="minorHAnsi"/>
          <w:i/>
          <w:iCs/>
          <w:sz w:val="20"/>
          <w:szCs w:val="20"/>
          <w:lang w:val="en-GB" w:eastAsia="pt-PT"/>
        </w:rPr>
        <w:t>Analyzing social networks</w:t>
      </w:r>
      <w:r w:rsidRPr="0055485E">
        <w:rPr>
          <w:rFonts w:eastAsia="Times New Roman" w:cstheme="minorHAnsi"/>
          <w:sz w:val="20"/>
          <w:szCs w:val="20"/>
          <w:lang w:val="en-GB" w:eastAsia="pt-PT"/>
        </w:rPr>
        <w:t xml:space="preserve"> (2nd ed.). SAGE.</w:t>
      </w:r>
    </w:p>
    <w:p w14:paraId="1022BAB1" w14:textId="77777777" w:rsidR="0055485E" w:rsidRPr="0055485E" w:rsidRDefault="0055485E" w:rsidP="0055485E">
      <w:pPr>
        <w:pStyle w:val="NormalWeb"/>
        <w:spacing w:before="0" w:beforeAutospacing="0" w:after="0" w:afterAutospacing="0"/>
        <w:ind w:left="284" w:hanging="284"/>
        <w:jc w:val="both"/>
        <w:rPr>
          <w:rFonts w:asciiTheme="minorHAnsi" w:hAnsiTheme="minorHAnsi" w:cstheme="minorHAnsi"/>
          <w:sz w:val="20"/>
          <w:szCs w:val="20"/>
          <w:lang w:val="en-GB"/>
        </w:rPr>
      </w:pPr>
      <w:r w:rsidRPr="0055485E">
        <w:rPr>
          <w:rFonts w:asciiTheme="minorHAnsi" w:hAnsiTheme="minorHAnsi" w:cstheme="minorHAnsi"/>
          <w:sz w:val="20"/>
          <w:szCs w:val="20"/>
          <w:lang w:val="en-GB"/>
        </w:rPr>
        <w:t xml:space="preserve">Boswell, Christina and Smith, Katherine (2017) Rethinking Policy ‘Impact’: Four Models of Research-Policy Relations. Palgrave Communications 3 (1): 44 </w:t>
      </w:r>
    </w:p>
    <w:p w14:paraId="1F60C4A9"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r w:rsidRPr="0055485E">
        <w:rPr>
          <w:rFonts w:cstheme="minorHAnsi"/>
          <w:color w:val="222222"/>
          <w:sz w:val="20"/>
          <w:szCs w:val="20"/>
          <w:shd w:val="clear" w:color="auto" w:fill="FFFFFF"/>
          <w:lang w:val="en-GB"/>
        </w:rPr>
        <w:t>Boswell, J. (2023). </w:t>
      </w:r>
      <w:r w:rsidRPr="0055485E">
        <w:rPr>
          <w:rFonts w:cstheme="minorHAnsi"/>
          <w:i/>
          <w:iCs/>
          <w:color w:val="222222"/>
          <w:sz w:val="20"/>
          <w:szCs w:val="20"/>
          <w:shd w:val="clear" w:color="auto" w:fill="FFFFFF"/>
          <w:lang w:val="en-GB"/>
        </w:rPr>
        <w:t>Magical thinking in public policy: Why naïve ideals about better policymaking persist in cynical times</w:t>
      </w:r>
      <w:r w:rsidRPr="0055485E">
        <w:rPr>
          <w:rFonts w:cstheme="minorHAnsi"/>
          <w:color w:val="222222"/>
          <w:sz w:val="20"/>
          <w:szCs w:val="20"/>
          <w:shd w:val="clear" w:color="auto" w:fill="FFFFFF"/>
          <w:lang w:val="en-GB"/>
        </w:rPr>
        <w:t>. Oxford University Press.</w:t>
      </w:r>
    </w:p>
    <w:p w14:paraId="5E654F40" w14:textId="77777777" w:rsidR="0055485E" w:rsidRPr="0055485E" w:rsidRDefault="0055485E" w:rsidP="0055485E">
      <w:pPr>
        <w:pStyle w:val="my-2"/>
        <w:spacing w:before="0" w:beforeAutospacing="0" w:after="0" w:afterAutospacing="0"/>
        <w:ind w:left="284" w:hanging="284"/>
        <w:jc w:val="both"/>
        <w:rPr>
          <w:rFonts w:asciiTheme="minorHAnsi" w:hAnsiTheme="minorHAnsi" w:cstheme="minorHAnsi"/>
          <w:sz w:val="20"/>
          <w:szCs w:val="20"/>
          <w:lang w:val="en-GB"/>
        </w:rPr>
      </w:pPr>
      <w:r w:rsidRPr="0055485E">
        <w:rPr>
          <w:rFonts w:asciiTheme="minorHAnsi" w:hAnsiTheme="minorHAnsi" w:cstheme="minorHAnsi"/>
          <w:sz w:val="20"/>
          <w:szCs w:val="20"/>
          <w:lang w:val="en-GB"/>
        </w:rPr>
        <w:t>Boucher S., ‘If citizens have a voice, who’s listening? Lessons from recent citizen consultation experiments for the European Union’, Working Paper, n°24, EPIN, June 2009.</w:t>
      </w:r>
    </w:p>
    <w:p w14:paraId="6F9E2B81" w14:textId="77777777" w:rsidR="0055485E" w:rsidRPr="0055485E" w:rsidRDefault="0055485E" w:rsidP="0055485E">
      <w:pPr>
        <w:pStyle w:val="my-2"/>
        <w:spacing w:before="0" w:beforeAutospacing="0" w:after="0" w:afterAutospacing="0"/>
        <w:ind w:left="284" w:hanging="284"/>
        <w:jc w:val="both"/>
        <w:rPr>
          <w:rStyle w:val="inline-block"/>
          <w:rFonts w:asciiTheme="minorHAnsi" w:eastAsiaTheme="majorEastAsia" w:hAnsiTheme="minorHAnsi" w:cstheme="minorHAnsi"/>
          <w:sz w:val="20"/>
          <w:szCs w:val="20"/>
        </w:rPr>
      </w:pPr>
      <w:r w:rsidRPr="0055485E">
        <w:rPr>
          <w:rFonts w:asciiTheme="minorHAnsi" w:hAnsiTheme="minorHAnsi" w:cstheme="minorHAnsi"/>
          <w:sz w:val="20"/>
          <w:szCs w:val="20"/>
        </w:rPr>
        <w:t xml:space="preserve">Bouncken, R. B., Kraus, S., &amp; Bogers, M. (2016). Coopetition: A systematic review, synthesis, and future research directions. </w:t>
      </w:r>
      <w:r w:rsidRPr="0055485E">
        <w:rPr>
          <w:rStyle w:val="Emphasis"/>
          <w:rFonts w:asciiTheme="minorHAnsi" w:eastAsiaTheme="majorEastAsia" w:hAnsiTheme="minorHAnsi" w:cstheme="minorHAnsi"/>
          <w:sz w:val="20"/>
          <w:szCs w:val="20"/>
        </w:rPr>
        <w:t>International Journal of Management Reviews, 18</w:t>
      </w:r>
      <w:r w:rsidRPr="0055485E">
        <w:rPr>
          <w:rFonts w:asciiTheme="minorHAnsi" w:hAnsiTheme="minorHAnsi" w:cstheme="minorHAnsi"/>
          <w:sz w:val="20"/>
          <w:szCs w:val="20"/>
        </w:rPr>
        <w:t>(3), 279–310.</w:t>
      </w:r>
      <w:r w:rsidRPr="0055485E">
        <w:rPr>
          <w:rStyle w:val="inline-block"/>
          <w:rFonts w:asciiTheme="minorHAnsi" w:eastAsiaTheme="majorEastAsia" w:hAnsiTheme="minorHAnsi" w:cstheme="minorHAnsi"/>
          <w:sz w:val="20"/>
          <w:szCs w:val="20"/>
        </w:rPr>
        <w:t xml:space="preserve"> </w:t>
      </w:r>
    </w:p>
    <w:p w14:paraId="21F7EB3A" w14:textId="77777777" w:rsidR="0055485E" w:rsidRPr="0055485E" w:rsidRDefault="0055485E" w:rsidP="0055485E">
      <w:pPr>
        <w:spacing w:after="0" w:line="240" w:lineRule="auto"/>
        <w:ind w:left="284" w:hanging="284"/>
        <w:jc w:val="both"/>
        <w:rPr>
          <w:rFonts w:cstheme="minorHAnsi"/>
          <w:sz w:val="20"/>
          <w:szCs w:val="20"/>
          <w:lang w:val="en-GB"/>
        </w:rPr>
      </w:pPr>
      <w:r w:rsidRPr="0055485E">
        <w:rPr>
          <w:rFonts w:cstheme="minorHAnsi"/>
          <w:sz w:val="20"/>
          <w:szCs w:val="20"/>
          <w:lang w:val="en-GB"/>
        </w:rPr>
        <w:t>Bourdieu, P. (1986). The forms of capital. In J. Richardson (Ed.), Handbook of theory and research for the sociology of education (pp. 241–258). Greenwood.</w:t>
      </w:r>
    </w:p>
    <w:p w14:paraId="3F07D12F" w14:textId="77777777" w:rsidR="0055485E" w:rsidRPr="0055485E" w:rsidRDefault="0055485E" w:rsidP="0055485E">
      <w:pPr>
        <w:pStyle w:val="my-2"/>
        <w:spacing w:before="0" w:beforeAutospacing="0" w:after="0" w:afterAutospacing="0"/>
        <w:ind w:left="284" w:hanging="284"/>
        <w:jc w:val="both"/>
        <w:rPr>
          <w:rStyle w:val="citation"/>
          <w:rFonts w:asciiTheme="minorHAnsi" w:hAnsiTheme="minorHAnsi" w:cstheme="minorHAnsi"/>
          <w:sz w:val="20"/>
          <w:szCs w:val="20"/>
          <w:lang w:val="en-GB"/>
        </w:rPr>
      </w:pPr>
      <w:r w:rsidRPr="0055485E">
        <w:rPr>
          <w:rFonts w:asciiTheme="minorHAnsi" w:hAnsiTheme="minorHAnsi" w:cstheme="minorHAnsi"/>
          <w:color w:val="222222"/>
          <w:sz w:val="20"/>
          <w:szCs w:val="20"/>
          <w:shd w:val="clear" w:color="auto" w:fill="FFFFFF"/>
          <w:lang w:val="en-GB"/>
        </w:rPr>
        <w:t>Boussaguet, L. (2010). A l’écoute des citoyens. </w:t>
      </w:r>
      <w:r w:rsidRPr="0055485E">
        <w:rPr>
          <w:rFonts w:asciiTheme="minorHAnsi" w:hAnsiTheme="minorHAnsi" w:cstheme="minorHAnsi"/>
          <w:i/>
          <w:iCs/>
          <w:color w:val="222222"/>
          <w:sz w:val="20"/>
          <w:szCs w:val="20"/>
          <w:shd w:val="clear" w:color="auto" w:fill="FFFFFF"/>
          <w:lang w:val="en-GB"/>
        </w:rPr>
        <w:t>Bilan des premières expériences participatives à l’échelle communautaire. Démocratie européenne en action</w:t>
      </w:r>
      <w:r w:rsidRPr="0055485E">
        <w:rPr>
          <w:rFonts w:asciiTheme="minorHAnsi" w:hAnsiTheme="minorHAnsi" w:cstheme="minorHAnsi"/>
          <w:color w:val="222222"/>
          <w:sz w:val="20"/>
          <w:szCs w:val="20"/>
          <w:shd w:val="clear" w:color="auto" w:fill="FFFFFF"/>
          <w:lang w:val="en-GB"/>
        </w:rPr>
        <w:t>.</w:t>
      </w:r>
    </w:p>
    <w:p w14:paraId="02BE416B" w14:textId="77777777" w:rsidR="00510525" w:rsidRDefault="00510525" w:rsidP="0055485E">
      <w:pPr>
        <w:pStyle w:val="my-2"/>
        <w:spacing w:before="0" w:beforeAutospacing="0" w:after="0" w:afterAutospacing="0"/>
        <w:ind w:left="284" w:hanging="284"/>
        <w:jc w:val="both"/>
        <w:rPr>
          <w:ins w:id="23" w:author="Sérgio Pedro" w:date="2026-07-10T09:59:00Z"/>
          <w:rFonts w:asciiTheme="minorHAnsi" w:hAnsiTheme="minorHAnsi" w:cstheme="minorHAnsi"/>
          <w:color w:val="222222"/>
          <w:sz w:val="20"/>
          <w:szCs w:val="20"/>
          <w:shd w:val="clear" w:color="auto" w:fill="FFFFFF"/>
          <w:lang w:val="en-GB"/>
        </w:rPr>
      </w:pPr>
      <w:ins w:id="24" w:author="Sérgio Pedro" w:date="2026-07-10T09:59:00Z">
        <w:r>
          <w:rPr>
            <w:rFonts w:asciiTheme="minorHAnsi" w:hAnsiTheme="minorHAnsi" w:cstheme="minorHAnsi"/>
            <w:color w:val="222222"/>
            <w:sz w:val="20"/>
            <w:szCs w:val="20"/>
            <w:shd w:val="clear" w:color="auto" w:fill="FFFFFF"/>
            <w:lang w:val="en-GB"/>
          </w:rPr>
          <w:t>Boussaguet, L. (2011). Listening to the views of European public. Policy Paper, 44. Notre Europe.</w:t>
        </w:r>
      </w:ins>
    </w:p>
    <w:p w14:paraId="29F0CBFF" w14:textId="0A8A9D39" w:rsidR="0055485E" w:rsidRPr="0055485E" w:rsidDel="00510525" w:rsidRDefault="0055485E" w:rsidP="0055485E">
      <w:pPr>
        <w:pStyle w:val="my-2"/>
        <w:spacing w:before="0" w:beforeAutospacing="0" w:after="0" w:afterAutospacing="0"/>
        <w:ind w:left="284" w:hanging="284"/>
        <w:jc w:val="both"/>
        <w:rPr>
          <w:del w:id="25" w:author="Sérgio Pedro" w:date="2026-07-10T09:59:00Z"/>
          <w:rFonts w:asciiTheme="minorHAnsi" w:hAnsiTheme="minorHAnsi" w:cstheme="minorHAnsi"/>
          <w:color w:val="222222"/>
          <w:sz w:val="20"/>
          <w:szCs w:val="20"/>
          <w:shd w:val="clear" w:color="auto" w:fill="FFFFFF"/>
          <w:lang w:val="en-GB"/>
        </w:rPr>
      </w:pPr>
      <w:del w:id="26" w:author="Sérgio Pedro" w:date="2026-07-10T09:59:00Z">
        <w:r w:rsidRPr="0055485E" w:rsidDel="00510525">
          <w:rPr>
            <w:rFonts w:asciiTheme="minorHAnsi" w:hAnsiTheme="minorHAnsi" w:cstheme="minorHAnsi"/>
            <w:color w:val="222222"/>
            <w:sz w:val="20"/>
            <w:szCs w:val="20"/>
            <w:shd w:val="clear" w:color="auto" w:fill="FFFFFF"/>
            <w:lang w:val="en-GB"/>
          </w:rPr>
          <w:delText>Boussaguet, L. (2011) Listening to the views of European public. Policy Paper n. 44, Notre Europe</w:delText>
        </w:r>
      </w:del>
    </w:p>
    <w:p w14:paraId="15CEB9E6" w14:textId="77777777" w:rsidR="0055485E" w:rsidRPr="0055485E" w:rsidRDefault="0055485E" w:rsidP="0055485E">
      <w:pPr>
        <w:pStyle w:val="my-2"/>
        <w:spacing w:before="0" w:beforeAutospacing="0" w:after="0" w:afterAutospacing="0"/>
        <w:ind w:left="284" w:hanging="284"/>
        <w:jc w:val="both"/>
        <w:rPr>
          <w:rFonts w:asciiTheme="minorHAnsi" w:hAnsiTheme="minorHAnsi" w:cstheme="minorHAnsi"/>
          <w:color w:val="222222"/>
          <w:sz w:val="20"/>
          <w:szCs w:val="20"/>
          <w:shd w:val="clear" w:color="auto" w:fill="FFFFFF"/>
          <w:lang w:val="en-GB"/>
        </w:rPr>
      </w:pPr>
      <w:r w:rsidRPr="0055485E">
        <w:rPr>
          <w:rFonts w:asciiTheme="minorHAnsi" w:hAnsiTheme="minorHAnsi" w:cstheme="minorHAnsi"/>
          <w:color w:val="222222"/>
          <w:sz w:val="20"/>
          <w:szCs w:val="20"/>
          <w:shd w:val="clear" w:color="auto" w:fill="FFFFFF"/>
          <w:lang w:val="en-GB"/>
        </w:rPr>
        <w:t>Boussaguet, L. (2016). Participatory mechanisms as symbolic policy instruments?. </w:t>
      </w:r>
      <w:r w:rsidRPr="0055485E">
        <w:rPr>
          <w:rFonts w:asciiTheme="minorHAnsi" w:hAnsiTheme="minorHAnsi" w:cstheme="minorHAnsi"/>
          <w:i/>
          <w:iCs/>
          <w:color w:val="222222"/>
          <w:sz w:val="20"/>
          <w:szCs w:val="20"/>
          <w:shd w:val="clear" w:color="auto" w:fill="FFFFFF"/>
          <w:lang w:val="en-GB"/>
        </w:rPr>
        <w:t>Comparative European Politics</w:t>
      </w:r>
      <w:r w:rsidRPr="0055485E">
        <w:rPr>
          <w:rFonts w:asciiTheme="minorHAnsi" w:hAnsiTheme="minorHAnsi" w:cstheme="minorHAnsi"/>
          <w:color w:val="222222"/>
          <w:sz w:val="20"/>
          <w:szCs w:val="20"/>
          <w:shd w:val="clear" w:color="auto" w:fill="FFFFFF"/>
          <w:lang w:val="en-GB"/>
        </w:rPr>
        <w:t>, </w:t>
      </w:r>
      <w:r w:rsidRPr="0055485E">
        <w:rPr>
          <w:rFonts w:asciiTheme="minorHAnsi" w:hAnsiTheme="minorHAnsi" w:cstheme="minorHAnsi"/>
          <w:i/>
          <w:iCs/>
          <w:color w:val="222222"/>
          <w:sz w:val="20"/>
          <w:szCs w:val="20"/>
          <w:shd w:val="clear" w:color="auto" w:fill="FFFFFF"/>
          <w:lang w:val="en-GB"/>
        </w:rPr>
        <w:t>14</w:t>
      </w:r>
      <w:r w:rsidRPr="0055485E">
        <w:rPr>
          <w:rFonts w:asciiTheme="minorHAnsi" w:hAnsiTheme="minorHAnsi" w:cstheme="minorHAnsi"/>
          <w:color w:val="222222"/>
          <w:sz w:val="20"/>
          <w:szCs w:val="20"/>
          <w:shd w:val="clear" w:color="auto" w:fill="FFFFFF"/>
          <w:lang w:val="en-GB"/>
        </w:rPr>
        <w:t>(1), 107-124.</w:t>
      </w:r>
    </w:p>
    <w:p w14:paraId="36BE723D" w14:textId="77777777" w:rsidR="0055485E" w:rsidRPr="0055485E" w:rsidRDefault="0055485E" w:rsidP="0055485E">
      <w:pPr>
        <w:pStyle w:val="my-2"/>
        <w:spacing w:before="0" w:beforeAutospacing="0" w:after="0" w:afterAutospacing="0"/>
        <w:ind w:left="284" w:hanging="284"/>
        <w:jc w:val="both"/>
        <w:rPr>
          <w:rFonts w:asciiTheme="minorHAnsi" w:hAnsiTheme="minorHAnsi" w:cstheme="minorHAnsi"/>
          <w:sz w:val="20"/>
          <w:szCs w:val="20"/>
          <w:lang w:val="en-GB"/>
        </w:rPr>
      </w:pPr>
      <w:r w:rsidRPr="0055485E">
        <w:rPr>
          <w:rFonts w:asciiTheme="minorHAnsi" w:hAnsiTheme="minorHAnsi" w:cstheme="minorHAnsi"/>
          <w:color w:val="222222"/>
          <w:sz w:val="20"/>
          <w:szCs w:val="20"/>
          <w:shd w:val="clear" w:color="auto" w:fill="FFFFFF"/>
          <w:lang w:val="en-GB"/>
        </w:rPr>
        <w:t>Boussaguet, L., &amp; Dehousse, R.</w:t>
      </w:r>
      <w:r w:rsidRPr="0055485E">
        <w:rPr>
          <w:rFonts w:asciiTheme="minorHAnsi" w:hAnsiTheme="minorHAnsi" w:cstheme="minorHAnsi"/>
          <w:sz w:val="20"/>
          <w:szCs w:val="20"/>
          <w:lang w:val="en-GB"/>
        </w:rPr>
        <w:t xml:space="preserve"> (2007). “L’Europe des profanes : l’expérience des premières conférences citoyennes”, In Costa O.; Magnette P. (coord.)Une Europe des élites ? Réflexions sur la fracture démocratique de l’Union européenne, Brussels, Éditions de l’Université de Bruxelles, 2007, pp. 241-258.</w:t>
      </w:r>
    </w:p>
    <w:p w14:paraId="43316527" w14:textId="77777777" w:rsidR="0055485E" w:rsidRPr="0055485E" w:rsidRDefault="0055485E" w:rsidP="0055485E">
      <w:pPr>
        <w:pStyle w:val="my-2"/>
        <w:spacing w:before="0" w:beforeAutospacing="0" w:after="0" w:afterAutospacing="0"/>
        <w:ind w:left="284" w:hanging="284"/>
        <w:jc w:val="both"/>
        <w:rPr>
          <w:rStyle w:val="citation"/>
          <w:rFonts w:asciiTheme="minorHAnsi" w:hAnsiTheme="minorHAnsi" w:cstheme="minorHAnsi"/>
          <w:sz w:val="20"/>
          <w:szCs w:val="20"/>
          <w:lang w:val="en-GB"/>
        </w:rPr>
      </w:pPr>
      <w:r w:rsidRPr="0055485E">
        <w:rPr>
          <w:rFonts w:asciiTheme="minorHAnsi" w:hAnsiTheme="minorHAnsi" w:cstheme="minorHAnsi"/>
          <w:color w:val="222222"/>
          <w:sz w:val="20"/>
          <w:szCs w:val="20"/>
          <w:shd w:val="clear" w:color="auto" w:fill="FFFFFF"/>
          <w:lang w:val="en-GB"/>
        </w:rPr>
        <w:t>Boussaguet, L., &amp; Dehousse, R. (2008). Lay people's Europe: A Critical Assessment of the First EU Citizens' Conferences.</w:t>
      </w:r>
    </w:p>
    <w:p w14:paraId="59025E96" w14:textId="77777777" w:rsidR="0055485E" w:rsidRPr="0055485E" w:rsidRDefault="0055485E" w:rsidP="0055485E">
      <w:pPr>
        <w:pStyle w:val="my-2"/>
        <w:spacing w:before="0" w:beforeAutospacing="0" w:after="0" w:afterAutospacing="0"/>
        <w:ind w:left="284" w:hanging="284"/>
        <w:jc w:val="both"/>
        <w:rPr>
          <w:rFonts w:asciiTheme="minorHAnsi" w:hAnsiTheme="minorHAnsi" w:cstheme="minorHAnsi"/>
          <w:sz w:val="20"/>
          <w:szCs w:val="20"/>
          <w:lang w:val="en-GB"/>
        </w:rPr>
      </w:pPr>
      <w:r w:rsidRPr="0055485E">
        <w:rPr>
          <w:rFonts w:asciiTheme="minorHAnsi" w:hAnsiTheme="minorHAnsi" w:cstheme="minorHAnsi"/>
          <w:color w:val="222222"/>
          <w:sz w:val="20"/>
          <w:szCs w:val="20"/>
          <w:shd w:val="clear" w:color="auto" w:fill="FFFFFF"/>
          <w:lang w:val="en-GB"/>
        </w:rPr>
        <w:t>Boussaguet, L., &amp; Dehousse, R. (2009). Too big to fly? A review of the first EU citizens' conferences. </w:t>
      </w:r>
      <w:r w:rsidRPr="0055485E">
        <w:rPr>
          <w:rFonts w:asciiTheme="minorHAnsi" w:hAnsiTheme="minorHAnsi" w:cstheme="minorHAnsi"/>
          <w:i/>
          <w:iCs/>
          <w:color w:val="222222"/>
          <w:sz w:val="20"/>
          <w:szCs w:val="20"/>
          <w:shd w:val="clear" w:color="auto" w:fill="FFFFFF"/>
          <w:lang w:val="en-GB"/>
        </w:rPr>
        <w:t>Science and public policy</w:t>
      </w:r>
      <w:r w:rsidRPr="0055485E">
        <w:rPr>
          <w:rFonts w:asciiTheme="minorHAnsi" w:hAnsiTheme="minorHAnsi" w:cstheme="minorHAnsi"/>
          <w:color w:val="222222"/>
          <w:sz w:val="20"/>
          <w:szCs w:val="20"/>
          <w:shd w:val="clear" w:color="auto" w:fill="FFFFFF"/>
          <w:lang w:val="en-GB"/>
        </w:rPr>
        <w:t>, </w:t>
      </w:r>
      <w:r w:rsidRPr="0055485E">
        <w:rPr>
          <w:rFonts w:asciiTheme="minorHAnsi" w:hAnsiTheme="minorHAnsi" w:cstheme="minorHAnsi"/>
          <w:i/>
          <w:iCs/>
          <w:color w:val="222222"/>
          <w:sz w:val="20"/>
          <w:szCs w:val="20"/>
          <w:shd w:val="clear" w:color="auto" w:fill="FFFFFF"/>
          <w:lang w:val="en-GB"/>
        </w:rPr>
        <w:t>36</w:t>
      </w:r>
      <w:r w:rsidRPr="0055485E">
        <w:rPr>
          <w:rFonts w:asciiTheme="minorHAnsi" w:hAnsiTheme="minorHAnsi" w:cstheme="minorHAnsi"/>
          <w:color w:val="222222"/>
          <w:sz w:val="20"/>
          <w:szCs w:val="20"/>
          <w:shd w:val="clear" w:color="auto" w:fill="FFFFFF"/>
          <w:lang w:val="en-GB"/>
        </w:rPr>
        <w:t>(10), 777-789.</w:t>
      </w:r>
    </w:p>
    <w:p w14:paraId="4AF37D07" w14:textId="77777777" w:rsidR="0055485E" w:rsidRPr="0055485E" w:rsidRDefault="0055485E" w:rsidP="0055485E">
      <w:pPr>
        <w:autoSpaceDE w:val="0"/>
        <w:autoSpaceDN w:val="0"/>
        <w:adjustRightInd w:val="0"/>
        <w:spacing w:after="0" w:line="240" w:lineRule="auto"/>
        <w:ind w:left="284" w:hanging="284"/>
        <w:jc w:val="both"/>
        <w:rPr>
          <w:rFonts w:cstheme="minorHAnsi"/>
          <w:color w:val="222222"/>
          <w:sz w:val="20"/>
          <w:szCs w:val="20"/>
          <w:shd w:val="clear" w:color="auto" w:fill="FFFFFF"/>
          <w:lang w:val="en-GB"/>
        </w:rPr>
      </w:pPr>
      <w:r w:rsidRPr="0055485E">
        <w:rPr>
          <w:rFonts w:cstheme="minorHAnsi"/>
          <w:color w:val="222222"/>
          <w:sz w:val="20"/>
          <w:szCs w:val="20"/>
          <w:shd w:val="clear" w:color="auto" w:fill="FFFFFF"/>
          <w:lang w:val="en-GB"/>
        </w:rPr>
        <w:t>Bouteligier, S. (2012). </w:t>
      </w:r>
      <w:r w:rsidRPr="0055485E">
        <w:rPr>
          <w:rFonts w:cstheme="minorHAnsi"/>
          <w:i/>
          <w:iCs/>
          <w:color w:val="222222"/>
          <w:sz w:val="20"/>
          <w:szCs w:val="20"/>
          <w:shd w:val="clear" w:color="auto" w:fill="FFFFFF"/>
          <w:lang w:val="en-GB"/>
        </w:rPr>
        <w:t>Cities, networks, and global environmental governance: spaces of innovation, places of leadership</w:t>
      </w:r>
      <w:r w:rsidRPr="0055485E">
        <w:rPr>
          <w:rFonts w:cstheme="minorHAnsi"/>
          <w:color w:val="222222"/>
          <w:sz w:val="20"/>
          <w:szCs w:val="20"/>
          <w:shd w:val="clear" w:color="auto" w:fill="FFFFFF"/>
          <w:lang w:val="en-GB"/>
        </w:rPr>
        <w:t>. Routledge.</w:t>
      </w:r>
    </w:p>
    <w:p w14:paraId="7A105BE4" w14:textId="77777777" w:rsidR="0055485E" w:rsidRPr="0055485E" w:rsidRDefault="0055485E" w:rsidP="0055485E">
      <w:pPr>
        <w:pStyle w:val="my-2"/>
        <w:spacing w:before="0" w:beforeAutospacing="0" w:after="0" w:afterAutospacing="0"/>
        <w:ind w:left="284" w:hanging="284"/>
        <w:jc w:val="both"/>
        <w:rPr>
          <w:rFonts w:asciiTheme="minorHAnsi" w:hAnsiTheme="minorHAnsi" w:cstheme="minorHAnsi"/>
          <w:color w:val="000000"/>
          <w:sz w:val="20"/>
          <w:szCs w:val="20"/>
          <w:lang w:val="en-GB"/>
        </w:rPr>
      </w:pPr>
      <w:r w:rsidRPr="0055485E">
        <w:rPr>
          <w:rFonts w:asciiTheme="minorHAnsi" w:hAnsiTheme="minorHAnsi" w:cstheme="minorHAnsi"/>
          <w:color w:val="000000"/>
          <w:sz w:val="20"/>
          <w:szCs w:val="20"/>
          <w:lang w:val="en-GB"/>
        </w:rPr>
        <w:t>Bouteligier, S. (2013).</w:t>
      </w:r>
      <w:r w:rsidRPr="0055485E">
        <w:rPr>
          <w:rStyle w:val="apple-converted-space"/>
          <w:rFonts w:asciiTheme="minorHAnsi" w:hAnsiTheme="minorHAnsi" w:cstheme="minorHAnsi"/>
          <w:color w:val="000000"/>
          <w:sz w:val="20"/>
          <w:szCs w:val="20"/>
          <w:lang w:val="en-GB"/>
        </w:rPr>
        <w:t> </w:t>
      </w:r>
      <w:r w:rsidRPr="0055485E">
        <w:rPr>
          <w:rStyle w:val="Emphasis"/>
          <w:rFonts w:asciiTheme="minorHAnsi" w:hAnsiTheme="minorHAnsi" w:cstheme="minorHAnsi"/>
          <w:color w:val="000000"/>
          <w:sz w:val="20"/>
          <w:szCs w:val="20"/>
          <w:lang w:val="en-GB"/>
        </w:rPr>
        <w:t>Cities, networks, and global environmental governance: Spaces of innovation, places of leadership</w:t>
      </w:r>
      <w:r w:rsidRPr="0055485E">
        <w:rPr>
          <w:rFonts w:asciiTheme="minorHAnsi" w:hAnsiTheme="minorHAnsi" w:cstheme="minorHAnsi"/>
          <w:color w:val="000000"/>
          <w:sz w:val="20"/>
          <w:szCs w:val="20"/>
          <w:lang w:val="en-GB"/>
        </w:rPr>
        <w:t>. Routledge.</w:t>
      </w:r>
    </w:p>
    <w:p w14:paraId="60A23EAD" w14:textId="77777777" w:rsidR="0055485E" w:rsidRPr="0055485E" w:rsidRDefault="0055485E" w:rsidP="0055485E">
      <w:pPr>
        <w:pStyle w:val="NormalWeb"/>
        <w:spacing w:before="0" w:beforeAutospacing="0" w:after="0" w:afterAutospacing="0"/>
        <w:ind w:left="284" w:hanging="284"/>
        <w:jc w:val="both"/>
        <w:rPr>
          <w:rFonts w:asciiTheme="minorHAnsi" w:hAnsiTheme="minorHAnsi" w:cstheme="minorHAnsi"/>
          <w:sz w:val="20"/>
          <w:szCs w:val="20"/>
          <w:lang w:val="en-GB"/>
        </w:rPr>
      </w:pPr>
      <w:r w:rsidRPr="0055485E">
        <w:rPr>
          <w:rFonts w:asciiTheme="minorHAnsi" w:hAnsiTheme="minorHAnsi" w:cstheme="minorHAnsi"/>
          <w:sz w:val="20"/>
          <w:szCs w:val="20"/>
          <w:lang w:val="en-GB"/>
        </w:rPr>
        <w:t xml:space="preserve">Bua, A. &amp; Bussu, S. (2020). “Between governance-driven democratisation and democracy-driven governance: Explaining changes in participatory governance in the case of Barcelona”, in </w:t>
      </w:r>
      <w:r w:rsidRPr="0055485E">
        <w:rPr>
          <w:rFonts w:asciiTheme="minorHAnsi" w:hAnsiTheme="minorHAnsi" w:cstheme="minorHAnsi"/>
          <w:i/>
          <w:sz w:val="20"/>
          <w:szCs w:val="20"/>
          <w:lang w:val="en-GB"/>
        </w:rPr>
        <w:t>European Journal of Political Research</w:t>
      </w:r>
      <w:r w:rsidRPr="0055485E">
        <w:rPr>
          <w:rFonts w:asciiTheme="minorHAnsi" w:hAnsiTheme="minorHAnsi" w:cstheme="minorHAnsi"/>
          <w:sz w:val="20"/>
          <w:szCs w:val="20"/>
          <w:lang w:val="en-GB"/>
        </w:rPr>
        <w:t xml:space="preserve">, https://doi.org/10.1111/1475-6765.12421 </w:t>
      </w:r>
    </w:p>
    <w:p w14:paraId="4B4B4EA2" w14:textId="77777777" w:rsidR="0055485E" w:rsidRPr="0055485E" w:rsidRDefault="0055485E" w:rsidP="0055485E">
      <w:pPr>
        <w:spacing w:after="0" w:line="240" w:lineRule="auto"/>
        <w:ind w:left="284" w:hanging="284"/>
        <w:jc w:val="both"/>
        <w:rPr>
          <w:rFonts w:cstheme="minorHAnsi"/>
          <w:sz w:val="20"/>
          <w:szCs w:val="20"/>
          <w:lang w:val="en-GB"/>
        </w:rPr>
      </w:pPr>
      <w:r w:rsidRPr="0055485E">
        <w:rPr>
          <w:rFonts w:cstheme="minorHAnsi"/>
          <w:sz w:val="20"/>
          <w:szCs w:val="20"/>
          <w:lang w:val="en-GB"/>
        </w:rPr>
        <w:t>Bulkeley, H. (2010). Cities and the governing of climate change. Annual Review of Environment and Resources, 35, 229–253.</w:t>
      </w:r>
    </w:p>
    <w:p w14:paraId="23148A40" w14:textId="77777777" w:rsidR="0055485E" w:rsidRPr="0055485E" w:rsidRDefault="0055485E" w:rsidP="0055485E">
      <w:pPr>
        <w:spacing w:after="0" w:line="240" w:lineRule="auto"/>
        <w:ind w:left="284" w:hanging="284"/>
        <w:jc w:val="both"/>
        <w:rPr>
          <w:rFonts w:cstheme="minorHAnsi"/>
          <w:sz w:val="20"/>
          <w:szCs w:val="20"/>
          <w:lang w:val="en-GB"/>
        </w:rPr>
      </w:pPr>
      <w:r w:rsidRPr="0055485E">
        <w:rPr>
          <w:rFonts w:cstheme="minorHAnsi"/>
          <w:sz w:val="20"/>
          <w:szCs w:val="20"/>
          <w:lang w:val="en-GB"/>
        </w:rPr>
        <w:t>Bulkeley, H., &amp; Betsill, M. M. (2005). Cities and climate change: Urban sustainability and global environmental governance. Routledge.</w:t>
      </w:r>
    </w:p>
    <w:p w14:paraId="66087437" w14:textId="77777777" w:rsidR="0055485E" w:rsidRPr="0055485E" w:rsidRDefault="0055485E" w:rsidP="0055485E">
      <w:pPr>
        <w:autoSpaceDE w:val="0"/>
        <w:autoSpaceDN w:val="0"/>
        <w:adjustRightInd w:val="0"/>
        <w:spacing w:after="0" w:line="240" w:lineRule="auto"/>
        <w:ind w:left="284" w:hanging="284"/>
        <w:rPr>
          <w:rFonts w:eastAsia="Minion3-Regular-Identity-H" w:cstheme="minorHAnsi"/>
          <w:sz w:val="20"/>
          <w:szCs w:val="20"/>
          <w:lang w:val="en-GB"/>
        </w:rPr>
      </w:pPr>
      <w:r w:rsidRPr="0055485E">
        <w:rPr>
          <w:rFonts w:eastAsia="Minion3-Regular-Identity-H" w:cstheme="minorHAnsi"/>
          <w:sz w:val="20"/>
          <w:szCs w:val="20"/>
          <w:lang w:val="en-GB"/>
        </w:rPr>
        <w:t xml:space="preserve">Bunea, A. (2019) Reconciling the ‘Logic of Influence’ and the ‘Logic of Membership’ in the EU: The Case of Lobbying Networks in Environmental Consultations. In Dialer, D. &amp; Richter, M. (eds.) </w:t>
      </w:r>
      <w:r w:rsidRPr="0055485E">
        <w:rPr>
          <w:rFonts w:eastAsia="Minion3-Regular-Identity-H" w:cstheme="minorHAnsi"/>
          <w:i/>
          <w:iCs/>
          <w:sz w:val="20"/>
          <w:szCs w:val="20"/>
          <w:lang w:val="en-GB"/>
        </w:rPr>
        <w:t>Lobbying in the European Union: Strategies, Dynamics and Trends</w:t>
      </w:r>
      <w:r w:rsidRPr="0055485E">
        <w:rPr>
          <w:rFonts w:eastAsia="Minion3-Regular-Identity-H" w:cstheme="minorHAnsi"/>
          <w:sz w:val="20"/>
          <w:szCs w:val="20"/>
          <w:lang w:val="en-GB"/>
        </w:rPr>
        <w:t>. Cham:</w:t>
      </w:r>
    </w:p>
    <w:p w14:paraId="6D5F604F" w14:textId="77777777" w:rsidR="0055485E" w:rsidRPr="0055485E" w:rsidRDefault="0055485E" w:rsidP="0055485E">
      <w:pPr>
        <w:spacing w:after="0" w:line="240" w:lineRule="auto"/>
        <w:ind w:left="284" w:hanging="284"/>
        <w:jc w:val="both"/>
        <w:rPr>
          <w:rFonts w:cstheme="minorHAnsi"/>
          <w:sz w:val="20"/>
          <w:szCs w:val="20"/>
          <w:highlight w:val="yellow"/>
          <w:lang w:val="en-GB"/>
        </w:rPr>
      </w:pPr>
      <w:r w:rsidRPr="0055485E">
        <w:rPr>
          <w:rFonts w:cstheme="minorHAnsi"/>
          <w:sz w:val="20"/>
          <w:szCs w:val="20"/>
          <w:highlight w:val="yellow"/>
          <w:lang w:val="en-GB"/>
        </w:rPr>
        <w:t>Burt, R. S. (1992). Structural holes: The social structure of competition. Harvard University Press.</w:t>
      </w:r>
    </w:p>
    <w:p w14:paraId="0F319C9D" w14:textId="77777777" w:rsidR="00510525" w:rsidRDefault="00510525" w:rsidP="0055485E">
      <w:pPr>
        <w:spacing w:after="0" w:line="240" w:lineRule="auto"/>
        <w:ind w:left="284" w:hanging="284"/>
        <w:jc w:val="both"/>
        <w:rPr>
          <w:ins w:id="27" w:author="Sérgio Pedro" w:date="2026-07-10T09:59:00Z"/>
          <w:rFonts w:eastAsia="Times New Roman" w:cstheme="minorHAnsi"/>
          <w:color w:val="000000"/>
          <w:sz w:val="20"/>
          <w:szCs w:val="20"/>
          <w:highlight w:val="yellow"/>
          <w:lang w:val="en-GB" w:eastAsia="pt-PT"/>
        </w:rPr>
      </w:pPr>
      <w:ins w:id="28" w:author="Sérgio Pedro" w:date="2026-07-10T09:59:00Z">
        <w:r>
          <w:rPr>
            <w:rFonts w:eastAsia="Times New Roman" w:cstheme="minorHAnsi"/>
            <w:color w:val="000000"/>
            <w:sz w:val="20"/>
            <w:szCs w:val="20"/>
            <w:highlight w:val="yellow"/>
            <w:lang w:val="en-GB" w:eastAsia="pt-PT"/>
          </w:rPr>
          <w:t>[DUPLICATE OF #82] Burt, R. S. (1995). Structural holes: The social structure of competition (Paperback ed.). Harvard University Press.</w:t>
        </w:r>
      </w:ins>
    </w:p>
    <w:p w14:paraId="7EFE99FA" w14:textId="73FEC0A6" w:rsidR="0055485E" w:rsidRPr="0055485E" w:rsidDel="00510525" w:rsidRDefault="0055485E" w:rsidP="0055485E">
      <w:pPr>
        <w:pStyle w:val="my-2"/>
        <w:spacing w:before="0" w:beforeAutospacing="0" w:after="0" w:afterAutospacing="0"/>
        <w:ind w:left="284" w:hanging="284"/>
        <w:jc w:val="both"/>
        <w:rPr>
          <w:del w:id="29" w:author="Sérgio Pedro" w:date="2026-07-10T09:59:00Z"/>
          <w:rFonts w:asciiTheme="minorHAnsi" w:hAnsiTheme="minorHAnsi" w:cstheme="minorHAnsi"/>
          <w:color w:val="000000"/>
          <w:sz w:val="20"/>
          <w:szCs w:val="20"/>
          <w:lang w:val="en-GB"/>
        </w:rPr>
      </w:pPr>
      <w:del w:id="30" w:author="Sérgio Pedro" w:date="2026-07-10T09:59:00Z">
        <w:r w:rsidRPr="0055485E" w:rsidDel="00510525">
          <w:rPr>
            <w:rFonts w:asciiTheme="minorHAnsi" w:hAnsiTheme="minorHAnsi" w:cstheme="minorHAnsi"/>
            <w:color w:val="000000"/>
            <w:sz w:val="20"/>
            <w:szCs w:val="20"/>
            <w:highlight w:val="yellow"/>
            <w:lang w:val="en-GB"/>
          </w:rPr>
          <w:delText>Burt, R. S. (1995).</w:delText>
        </w:r>
        <w:r w:rsidRPr="0055485E" w:rsidDel="00510525">
          <w:rPr>
            <w:rStyle w:val="apple-converted-space"/>
            <w:rFonts w:asciiTheme="minorHAnsi" w:hAnsiTheme="minorHAnsi" w:cstheme="minorHAnsi"/>
            <w:color w:val="000000"/>
            <w:sz w:val="20"/>
            <w:szCs w:val="20"/>
            <w:highlight w:val="yellow"/>
            <w:lang w:val="en-GB"/>
          </w:rPr>
          <w:delText> </w:delText>
        </w:r>
        <w:r w:rsidRPr="0055485E" w:rsidDel="00510525">
          <w:rPr>
            <w:rStyle w:val="Emphasis"/>
            <w:rFonts w:asciiTheme="minorHAnsi" w:hAnsiTheme="minorHAnsi" w:cstheme="minorHAnsi"/>
            <w:color w:val="000000"/>
            <w:sz w:val="20"/>
            <w:szCs w:val="20"/>
            <w:highlight w:val="yellow"/>
            <w:lang w:val="en-GB"/>
          </w:rPr>
          <w:delText>Structural holes: The social structure of competition</w:delText>
        </w:r>
        <w:r w:rsidRPr="0055485E" w:rsidDel="00510525">
          <w:rPr>
            <w:rFonts w:asciiTheme="minorHAnsi" w:hAnsiTheme="minorHAnsi" w:cstheme="minorHAnsi"/>
            <w:color w:val="000000"/>
            <w:sz w:val="20"/>
            <w:szCs w:val="20"/>
            <w:highlight w:val="yellow"/>
            <w:lang w:val="en-GB"/>
          </w:rPr>
          <w:delText>. Harvard University Press.</w:delText>
        </w:r>
      </w:del>
    </w:p>
    <w:p w14:paraId="0865FF97" w14:textId="77777777" w:rsidR="0055485E" w:rsidRPr="0055485E" w:rsidRDefault="0055485E" w:rsidP="0055485E">
      <w:pPr>
        <w:spacing w:after="0" w:line="240" w:lineRule="auto"/>
        <w:ind w:left="284" w:hanging="284"/>
        <w:jc w:val="both"/>
        <w:rPr>
          <w:rFonts w:cstheme="minorHAnsi"/>
          <w:sz w:val="20"/>
          <w:szCs w:val="20"/>
          <w:lang w:val="en-GB"/>
        </w:rPr>
      </w:pPr>
      <w:r w:rsidRPr="0055485E">
        <w:rPr>
          <w:rFonts w:cstheme="minorHAnsi"/>
          <w:color w:val="222222"/>
          <w:sz w:val="20"/>
          <w:szCs w:val="20"/>
          <w:shd w:val="clear" w:color="auto" w:fill="FFFFFF"/>
          <w:lang w:val="en-GB"/>
        </w:rPr>
        <w:t>Buzogány, A., Parks, L., &amp; Torney, D. (2025). Democracy and the European green deal. </w:t>
      </w:r>
      <w:r w:rsidRPr="0055485E">
        <w:rPr>
          <w:rFonts w:cstheme="minorHAnsi"/>
          <w:i/>
          <w:iCs/>
          <w:color w:val="222222"/>
          <w:sz w:val="20"/>
          <w:szCs w:val="20"/>
          <w:shd w:val="clear" w:color="auto" w:fill="FFFFFF"/>
          <w:lang w:val="en-GB"/>
        </w:rPr>
        <w:t>Journal of European Integration</w:t>
      </w:r>
      <w:r w:rsidRPr="0055485E">
        <w:rPr>
          <w:rFonts w:cstheme="minorHAnsi"/>
          <w:color w:val="222222"/>
          <w:sz w:val="20"/>
          <w:szCs w:val="20"/>
          <w:shd w:val="clear" w:color="auto" w:fill="FFFFFF"/>
          <w:lang w:val="en-GB"/>
        </w:rPr>
        <w:t>, </w:t>
      </w:r>
      <w:r w:rsidRPr="0055485E">
        <w:rPr>
          <w:rFonts w:cstheme="minorHAnsi"/>
          <w:i/>
          <w:iCs/>
          <w:color w:val="222222"/>
          <w:sz w:val="20"/>
          <w:szCs w:val="20"/>
          <w:shd w:val="clear" w:color="auto" w:fill="FFFFFF"/>
          <w:lang w:val="en-GB"/>
        </w:rPr>
        <w:t>47</w:t>
      </w:r>
      <w:r w:rsidRPr="0055485E">
        <w:rPr>
          <w:rFonts w:cstheme="minorHAnsi"/>
          <w:color w:val="222222"/>
          <w:sz w:val="20"/>
          <w:szCs w:val="20"/>
          <w:shd w:val="clear" w:color="auto" w:fill="FFFFFF"/>
          <w:lang w:val="en-GB"/>
        </w:rPr>
        <w:t>(2), 135-154.</w:t>
      </w:r>
    </w:p>
    <w:p w14:paraId="4C0AE965" w14:textId="77777777" w:rsidR="0055485E" w:rsidRPr="0055485E" w:rsidRDefault="0055485E" w:rsidP="0055485E">
      <w:pPr>
        <w:pStyle w:val="NormalWeb"/>
        <w:spacing w:before="0" w:beforeAutospacing="0" w:after="0" w:afterAutospacing="0"/>
        <w:ind w:left="284" w:hanging="284"/>
        <w:jc w:val="both"/>
        <w:rPr>
          <w:rFonts w:asciiTheme="minorHAnsi" w:hAnsiTheme="minorHAnsi" w:cstheme="minorHAnsi"/>
          <w:sz w:val="20"/>
          <w:szCs w:val="20"/>
          <w:lang w:val="en-GB"/>
        </w:rPr>
      </w:pPr>
      <w:r w:rsidRPr="0055485E">
        <w:rPr>
          <w:rFonts w:asciiTheme="minorHAnsi" w:hAnsiTheme="minorHAnsi" w:cstheme="minorHAnsi"/>
          <w:sz w:val="20"/>
          <w:szCs w:val="20"/>
          <w:lang w:val="en-GB"/>
        </w:rPr>
        <w:t xml:space="preserve">Cairney, P. (2016). </w:t>
      </w:r>
      <w:r w:rsidRPr="0055485E">
        <w:rPr>
          <w:rFonts w:asciiTheme="minorHAnsi" w:hAnsiTheme="minorHAnsi" w:cstheme="minorHAnsi"/>
          <w:i/>
          <w:sz w:val="20"/>
          <w:szCs w:val="20"/>
          <w:lang w:val="en-GB"/>
        </w:rPr>
        <w:t>The Politics of Evidence-Based Policy Making</w:t>
      </w:r>
      <w:r w:rsidRPr="0055485E">
        <w:rPr>
          <w:rFonts w:asciiTheme="minorHAnsi" w:hAnsiTheme="minorHAnsi" w:cstheme="minorHAnsi"/>
          <w:sz w:val="20"/>
          <w:szCs w:val="20"/>
          <w:lang w:val="en-GB"/>
        </w:rPr>
        <w:t xml:space="preserve">. London: Palgrave Macmillan. </w:t>
      </w:r>
    </w:p>
    <w:p w14:paraId="59A8A19B" w14:textId="77777777" w:rsidR="0055485E" w:rsidRPr="0055485E" w:rsidRDefault="0055485E" w:rsidP="0055485E">
      <w:pPr>
        <w:pStyle w:val="NormalWeb"/>
        <w:spacing w:before="0" w:beforeAutospacing="0" w:after="0" w:afterAutospacing="0"/>
        <w:ind w:left="284" w:hanging="284"/>
        <w:jc w:val="both"/>
        <w:rPr>
          <w:rFonts w:asciiTheme="minorHAnsi" w:hAnsiTheme="minorHAnsi" w:cstheme="minorHAnsi"/>
          <w:sz w:val="20"/>
          <w:szCs w:val="20"/>
          <w:lang w:val="en-GB"/>
        </w:rPr>
      </w:pPr>
      <w:r w:rsidRPr="0055485E">
        <w:rPr>
          <w:rFonts w:asciiTheme="minorHAnsi" w:hAnsiTheme="minorHAnsi" w:cstheme="minorHAnsi"/>
          <w:sz w:val="20"/>
          <w:szCs w:val="20"/>
          <w:lang w:val="en-GB"/>
        </w:rPr>
        <w:t xml:space="preserve">Cairney, Paul and Oliver, Kathryin (2020) How Should Academics Engage in Policymaking to Achieve Impact? in Political Studies Review 2020, Vol. 18(2) 228 – 244, DOI: 10.1177/1478929918807714 </w:t>
      </w:r>
    </w:p>
    <w:p w14:paraId="5B68DA85" w14:textId="77777777" w:rsidR="00510525" w:rsidRDefault="00510525" w:rsidP="0055485E">
      <w:pPr>
        <w:spacing w:after="0" w:line="240" w:lineRule="auto"/>
        <w:ind w:left="284" w:hanging="284"/>
        <w:jc w:val="both"/>
        <w:rPr>
          <w:ins w:id="31" w:author="Sérgio Pedro" w:date="2026-07-10T09:59:00Z"/>
          <w:rStyle w:val="HTMLCite"/>
          <w:rFonts w:cstheme="minorHAnsi"/>
          <w:color w:val="333333"/>
          <w:sz w:val="20"/>
          <w:szCs w:val="20"/>
          <w:bdr w:val="none" w:sz="0" w:space="0" w:color="auto" w:frame="1"/>
          <w:lang w:val="en-GB"/>
        </w:rPr>
      </w:pPr>
      <w:ins w:id="32" w:author="Sérgio Pedro" w:date="2026-07-10T09:59:00Z">
        <w:r>
          <w:rPr>
            <w:rStyle w:val="HTMLCite"/>
            <w:rFonts w:cstheme="minorHAnsi"/>
            <w:color w:val="333333"/>
            <w:sz w:val="20"/>
            <w:szCs w:val="20"/>
            <w:bdr w:val="none" w:sz="0" w:space="0" w:color="auto" w:frame="1"/>
            <w:lang w:val="en-GB"/>
          </w:rPr>
          <w:t>Caldarelli, G. (2007). Scale-free networks: Complex webs in nature and technology. Oxford University Press.</w:t>
        </w:r>
      </w:ins>
    </w:p>
    <w:p w14:paraId="354C8FF3" w14:textId="276150E3" w:rsidR="0055485E" w:rsidRPr="0055485E" w:rsidDel="00510525" w:rsidRDefault="0055485E" w:rsidP="0055485E">
      <w:pPr>
        <w:spacing w:after="0" w:line="240" w:lineRule="auto"/>
        <w:ind w:left="284" w:hanging="284"/>
        <w:jc w:val="both"/>
        <w:rPr>
          <w:del w:id="33" w:author="Sérgio Pedro" w:date="2026-07-10T09:59:00Z"/>
          <w:rStyle w:val="HTMLCite"/>
          <w:rFonts w:cstheme="minorHAnsi"/>
          <w:i w:val="0"/>
          <w:iCs w:val="0"/>
          <w:color w:val="FF0000"/>
          <w:sz w:val="20"/>
          <w:szCs w:val="20"/>
          <w:lang w:val="en-GB"/>
        </w:rPr>
      </w:pPr>
      <w:del w:id="34" w:author="Sérgio Pedro" w:date="2026-07-10T09:59:00Z">
        <w:r w:rsidRPr="0055485E" w:rsidDel="00510525">
          <w:rPr>
            <w:rStyle w:val="HTMLCite"/>
            <w:rFonts w:cstheme="minorHAnsi"/>
            <w:color w:val="333333"/>
            <w:sz w:val="20"/>
            <w:szCs w:val="20"/>
            <w:bdr w:val="none" w:sz="0" w:space="0" w:color="auto" w:frame="1"/>
            <w:lang w:val="en-GB"/>
          </w:rPr>
          <w:delText>Caldarelli G 2007 Scale-free Networks: Complex Webs in Nature and Technolog, Oxford: Oxford University Press</w:delText>
        </w:r>
        <w:r w:rsidRPr="0055485E" w:rsidDel="00510525">
          <w:rPr>
            <w:rFonts w:cstheme="minorHAnsi"/>
            <w:color w:val="FF0000"/>
            <w:sz w:val="20"/>
            <w:szCs w:val="20"/>
            <w:lang w:val="en-GB"/>
          </w:rPr>
          <w:delText xml:space="preserve"> </w:delText>
        </w:r>
      </w:del>
    </w:p>
    <w:p w14:paraId="553B328B" w14:textId="77777777" w:rsidR="0055485E" w:rsidRPr="0055485E" w:rsidRDefault="0055485E" w:rsidP="0055485E">
      <w:pPr>
        <w:spacing w:after="0" w:line="240" w:lineRule="auto"/>
        <w:ind w:left="284" w:hanging="284"/>
        <w:jc w:val="both"/>
        <w:rPr>
          <w:rStyle w:val="reference-links"/>
          <w:rFonts w:cstheme="minorHAnsi"/>
          <w:color w:val="333333"/>
          <w:sz w:val="20"/>
          <w:szCs w:val="20"/>
          <w:bdr w:val="none" w:sz="0" w:space="0" w:color="auto" w:frame="1"/>
          <w:lang w:val="en-GB"/>
        </w:rPr>
      </w:pPr>
      <w:r w:rsidRPr="0055485E">
        <w:rPr>
          <w:rStyle w:val="HTMLCite"/>
          <w:rFonts w:cstheme="minorHAnsi"/>
          <w:color w:val="333333"/>
          <w:sz w:val="20"/>
          <w:szCs w:val="20"/>
          <w:bdr w:val="none" w:sz="0" w:space="0" w:color="auto" w:frame="1"/>
          <w:lang w:val="en-GB"/>
        </w:rPr>
        <w:t>Caldarelli G and Vespignani A (ed) 2007  Large Scale Structure and Dynamics of Complex Networks (Singapore: World Scientific)</w:t>
      </w:r>
    </w:p>
    <w:p w14:paraId="220CB74A" w14:textId="77777777" w:rsidR="00510525" w:rsidRDefault="00510525" w:rsidP="0055485E">
      <w:pPr>
        <w:spacing w:after="0" w:line="240" w:lineRule="auto"/>
        <w:ind w:left="284" w:hanging="284"/>
        <w:jc w:val="both"/>
        <w:rPr>
          <w:ins w:id="35" w:author="Sérgio Pedro" w:date="2026-07-10T09:59:00Z"/>
          <w:rFonts w:cstheme="minorHAnsi"/>
          <w:sz w:val="20"/>
          <w:szCs w:val="20"/>
          <w:lang w:val="en-GB"/>
        </w:rPr>
      </w:pPr>
      <w:ins w:id="36" w:author="Sérgio Pedro" w:date="2026-07-10T09:59:00Z">
        <w:r>
          <w:rPr>
            <w:rFonts w:cstheme="minorHAnsi"/>
            <w:sz w:val="20"/>
            <w:szCs w:val="20"/>
            <w:lang w:val="en-GB"/>
          </w:rPr>
          <w:t>Calota, E. (2005). 6th General Report on Implementation of the European Charter of Local SelfGovernment “Consultation of Local Authorities”, 12th Plenary Session of the Chamber of Local Authorities, Strasbourg, Council of Europe.</w:t>
        </w:r>
      </w:ins>
    </w:p>
    <w:p w14:paraId="5B0EF375" w14:textId="3CC66490" w:rsidR="0055485E" w:rsidRPr="0055485E" w:rsidDel="00510525" w:rsidRDefault="0055485E" w:rsidP="0055485E">
      <w:pPr>
        <w:spacing w:after="0" w:line="240" w:lineRule="auto"/>
        <w:ind w:left="284" w:hanging="284"/>
        <w:jc w:val="both"/>
        <w:rPr>
          <w:del w:id="37" w:author="Sérgio Pedro" w:date="2026-07-10T09:59:00Z"/>
          <w:rFonts w:cstheme="minorHAnsi"/>
          <w:sz w:val="20"/>
          <w:szCs w:val="20"/>
          <w:lang w:val="en-GB"/>
        </w:rPr>
      </w:pPr>
      <w:del w:id="38" w:author="Sérgio Pedro" w:date="2026-07-10T09:59:00Z">
        <w:r w:rsidRPr="0055485E" w:rsidDel="00510525">
          <w:rPr>
            <w:rFonts w:cstheme="minorHAnsi"/>
            <w:sz w:val="20"/>
            <w:szCs w:val="20"/>
            <w:lang w:val="en-GB"/>
          </w:rPr>
          <w:delText>Calota, E. (2005), 6th General Report on Implementation of the European Charter of Local SelfGovernment “Consultation of Local Authorities”, 12th Plenary Session of the Chamber of Local Authorities, Strasbourg, Council of Europe.</w:delText>
        </w:r>
      </w:del>
    </w:p>
    <w:p w14:paraId="679EBE19" w14:textId="77777777" w:rsidR="0055485E" w:rsidRPr="0055485E" w:rsidRDefault="0055485E" w:rsidP="0055485E">
      <w:pPr>
        <w:spacing w:after="0" w:line="240" w:lineRule="auto"/>
        <w:ind w:left="284" w:hanging="284"/>
        <w:jc w:val="both"/>
        <w:rPr>
          <w:rFonts w:cstheme="minorHAnsi"/>
          <w:sz w:val="20"/>
          <w:szCs w:val="20"/>
          <w:lang w:val="en-GB"/>
        </w:rPr>
      </w:pPr>
      <w:r w:rsidRPr="0055485E">
        <w:rPr>
          <w:rFonts w:cstheme="minorHAnsi"/>
          <w:sz w:val="20"/>
          <w:szCs w:val="20"/>
          <w:lang w:val="en-GB"/>
        </w:rPr>
        <w:t xml:space="preserve">Camara Municipal de Cascais (2022). CASCAIS PARTICIPATORY SYSTEM. Camara Municipal de Cascais. Downloadable at: </w:t>
      </w:r>
      <w:hyperlink r:id="rId7" w:history="1">
        <w:r w:rsidRPr="0055485E">
          <w:rPr>
            <w:rStyle w:val="Hyperlink"/>
            <w:rFonts w:cstheme="minorHAnsi"/>
            <w:sz w:val="20"/>
            <w:szCs w:val="20"/>
            <w:lang w:val="en-GB"/>
          </w:rPr>
          <w:t>https://data.cascais.pt/sites/default/files/2024-05/participatorysystem_EN.pdf</w:t>
        </w:r>
      </w:hyperlink>
    </w:p>
    <w:p w14:paraId="4FEFA2D1" w14:textId="77777777" w:rsidR="0055485E" w:rsidRPr="0055485E" w:rsidRDefault="0055485E" w:rsidP="0055485E">
      <w:pPr>
        <w:autoSpaceDE w:val="0"/>
        <w:autoSpaceDN w:val="0"/>
        <w:adjustRightInd w:val="0"/>
        <w:spacing w:after="0" w:line="240" w:lineRule="auto"/>
        <w:ind w:left="284" w:hanging="284"/>
        <w:jc w:val="both"/>
        <w:rPr>
          <w:rFonts w:cstheme="minorHAnsi"/>
          <w:color w:val="222222"/>
          <w:sz w:val="20"/>
          <w:szCs w:val="20"/>
          <w:shd w:val="clear" w:color="auto" w:fill="FFFFFF"/>
          <w:lang w:val="en-GB"/>
        </w:rPr>
      </w:pPr>
      <w:r w:rsidRPr="0055485E">
        <w:rPr>
          <w:rFonts w:cstheme="minorHAnsi"/>
          <w:color w:val="222222"/>
          <w:sz w:val="20"/>
          <w:szCs w:val="20"/>
          <w:shd w:val="clear" w:color="auto" w:fill="FFFFFF"/>
          <w:lang w:val="en-GB"/>
        </w:rPr>
        <w:t>Campbell, T. (2013). </w:t>
      </w:r>
      <w:r w:rsidRPr="0055485E">
        <w:rPr>
          <w:rFonts w:cstheme="minorHAnsi"/>
          <w:i/>
          <w:iCs/>
          <w:color w:val="222222"/>
          <w:sz w:val="20"/>
          <w:szCs w:val="20"/>
          <w:shd w:val="clear" w:color="auto" w:fill="FFFFFF"/>
          <w:lang w:val="en-GB"/>
        </w:rPr>
        <w:t>Beyond smart cities: how cities network, learn and innovate</w:t>
      </w:r>
      <w:r w:rsidRPr="0055485E">
        <w:rPr>
          <w:rFonts w:cstheme="minorHAnsi"/>
          <w:color w:val="222222"/>
          <w:sz w:val="20"/>
          <w:szCs w:val="20"/>
          <w:shd w:val="clear" w:color="auto" w:fill="FFFFFF"/>
          <w:lang w:val="en-GB"/>
        </w:rPr>
        <w:t>. Routledge.</w:t>
      </w:r>
    </w:p>
    <w:p w14:paraId="1ECBDC30" w14:textId="77777777" w:rsidR="00510525" w:rsidRDefault="00510525" w:rsidP="0055485E">
      <w:pPr>
        <w:spacing w:after="0" w:line="240" w:lineRule="auto"/>
        <w:ind w:left="284" w:hanging="284"/>
        <w:jc w:val="both"/>
        <w:rPr>
          <w:ins w:id="39" w:author="Sérgio Pedro" w:date="2026-07-10T09:59:00Z"/>
          <w:rFonts w:eastAsia="Times New Roman" w:cstheme="minorHAnsi"/>
          <w:sz w:val="20"/>
          <w:szCs w:val="20"/>
          <w:lang w:val="en-GB" w:eastAsia="pt-PT"/>
        </w:rPr>
      </w:pPr>
      <w:ins w:id="40" w:author="Sérgio Pedro" w:date="2026-07-10T09:59:00Z">
        <w:r>
          <w:rPr>
            <w:rFonts w:eastAsia="Times New Roman" w:cstheme="minorHAnsi"/>
            <w:sz w:val="20"/>
            <w:szCs w:val="20"/>
            <w:lang w:val="en-GB" w:eastAsia="pt-PT"/>
          </w:rPr>
          <w:t xml:space="preserve">Carattini, Stefan; Fankhauser, Sam; Gao Jianjian et al. (2021). “What does network analysis teach us about international environmental cooperation? “ Centre for Climate Change Economics and Policy Working Paper No. 389 </w:t>
        </w:r>
      </w:ins>
    </w:p>
    <w:p w14:paraId="37460EAF" w14:textId="7A1F534E" w:rsidR="0055485E" w:rsidRPr="0055485E" w:rsidDel="00510525" w:rsidRDefault="0055485E" w:rsidP="0055485E">
      <w:pPr>
        <w:pStyle w:val="NormalWeb"/>
        <w:spacing w:before="0" w:beforeAutospacing="0" w:after="0" w:afterAutospacing="0"/>
        <w:ind w:left="284" w:hanging="284"/>
        <w:jc w:val="both"/>
        <w:rPr>
          <w:del w:id="41" w:author="Sérgio Pedro" w:date="2026-07-10T09:59:00Z"/>
          <w:rFonts w:asciiTheme="minorHAnsi" w:hAnsiTheme="minorHAnsi" w:cstheme="minorHAnsi"/>
          <w:sz w:val="20"/>
          <w:szCs w:val="20"/>
          <w:lang w:val="en-GB"/>
        </w:rPr>
      </w:pPr>
      <w:del w:id="42" w:author="Sérgio Pedro" w:date="2026-07-10T09:59:00Z">
        <w:r w:rsidRPr="0055485E" w:rsidDel="00510525">
          <w:rPr>
            <w:rFonts w:asciiTheme="minorHAnsi" w:hAnsiTheme="minorHAnsi" w:cstheme="minorHAnsi"/>
            <w:sz w:val="20"/>
            <w:szCs w:val="20"/>
            <w:lang w:val="en-GB"/>
          </w:rPr>
          <w:delText xml:space="preserve">Carattini, Stefan; Fankhauser, Sam; Gao Jianjian et al. (2021), “What does network analysis teach us about international environmental cooperation? “ Centre for Climate Change Economics and Policy Working Paper No. 389 </w:delText>
        </w:r>
      </w:del>
    </w:p>
    <w:p w14:paraId="15AE127D" w14:textId="77777777" w:rsidR="0055485E" w:rsidRPr="0055485E" w:rsidRDefault="0055485E" w:rsidP="0055485E">
      <w:pPr>
        <w:spacing w:after="0" w:line="240" w:lineRule="auto"/>
        <w:ind w:left="284" w:hanging="284"/>
        <w:jc w:val="both"/>
        <w:rPr>
          <w:rFonts w:eastAsia="Times New Roman" w:cstheme="minorHAnsi"/>
          <w:sz w:val="20"/>
          <w:szCs w:val="20"/>
          <w:lang w:val="en-GB" w:eastAsia="pt-PT"/>
        </w:rPr>
      </w:pPr>
      <w:r w:rsidRPr="0055485E">
        <w:rPr>
          <w:rFonts w:eastAsia="Times New Roman" w:cstheme="minorHAnsi"/>
          <w:sz w:val="20"/>
          <w:szCs w:val="20"/>
          <w:lang w:val="en-GB" w:eastAsia="pt-PT"/>
        </w:rPr>
        <w:t xml:space="preserve">Cash, D. W., Clark, W. C., Alcock, F., Dickson, N. M., Eckley, N., Guston, D. H., Jäger, J., &amp; Mitchell, R. B. (2003). Knowledge systems for sustainable development. </w:t>
      </w:r>
      <w:r w:rsidRPr="0055485E">
        <w:rPr>
          <w:rFonts w:eastAsia="Times New Roman" w:cstheme="minorHAnsi"/>
          <w:i/>
          <w:iCs/>
          <w:sz w:val="20"/>
          <w:szCs w:val="20"/>
          <w:lang w:val="en-GB" w:eastAsia="pt-PT"/>
        </w:rPr>
        <w:t>Proceedings of the National Academy of Sciences, 100</w:t>
      </w:r>
      <w:r w:rsidRPr="0055485E">
        <w:rPr>
          <w:rFonts w:eastAsia="Times New Roman" w:cstheme="minorHAnsi"/>
          <w:sz w:val="20"/>
          <w:szCs w:val="20"/>
          <w:lang w:val="en-GB" w:eastAsia="pt-PT"/>
        </w:rPr>
        <w:t>(14), 8086–8091.</w:t>
      </w:r>
    </w:p>
    <w:p w14:paraId="520800C1" w14:textId="77777777" w:rsidR="0055485E" w:rsidRPr="0055485E" w:rsidRDefault="0055485E" w:rsidP="0055485E">
      <w:pPr>
        <w:autoSpaceDE w:val="0"/>
        <w:autoSpaceDN w:val="0"/>
        <w:adjustRightInd w:val="0"/>
        <w:spacing w:after="0" w:line="240" w:lineRule="auto"/>
        <w:ind w:left="284" w:hanging="284"/>
        <w:rPr>
          <w:rFonts w:cstheme="minorHAnsi"/>
          <w:i/>
          <w:iCs/>
          <w:sz w:val="20"/>
          <w:szCs w:val="20"/>
          <w:lang w:val="en-GB"/>
        </w:rPr>
      </w:pPr>
      <w:r w:rsidRPr="0055485E">
        <w:rPr>
          <w:rFonts w:cstheme="minorHAnsi"/>
          <w:sz w:val="20"/>
          <w:szCs w:val="20"/>
          <w:lang w:val="en-GB"/>
        </w:rPr>
        <w:t xml:space="preserve">Castells, M. (1996). </w:t>
      </w:r>
      <w:r w:rsidRPr="0055485E">
        <w:rPr>
          <w:rFonts w:cstheme="minorHAnsi"/>
          <w:i/>
          <w:iCs/>
          <w:sz w:val="20"/>
          <w:szCs w:val="20"/>
          <w:lang w:val="en-GB"/>
        </w:rPr>
        <w:t xml:space="preserve">The rise of the network society: the informational age: economy, society and culture, vol. I. </w:t>
      </w:r>
      <w:r w:rsidRPr="0055485E">
        <w:rPr>
          <w:rFonts w:cstheme="minorHAnsi"/>
          <w:sz w:val="20"/>
          <w:szCs w:val="20"/>
          <w:lang w:val="en-GB"/>
        </w:rPr>
        <w:t>Oxford: Basil Blackwell</w:t>
      </w:r>
    </w:p>
    <w:p w14:paraId="1811C08F" w14:textId="77777777" w:rsidR="0055485E" w:rsidRPr="0055485E" w:rsidRDefault="0055485E" w:rsidP="0055485E">
      <w:pPr>
        <w:spacing w:after="0" w:line="240" w:lineRule="auto"/>
        <w:ind w:left="284" w:hanging="284"/>
        <w:jc w:val="both"/>
        <w:rPr>
          <w:rFonts w:eastAsia="Times New Roman" w:cstheme="minorHAnsi"/>
          <w:sz w:val="20"/>
          <w:szCs w:val="20"/>
          <w:lang w:val="en-GB" w:eastAsia="pt-PT"/>
        </w:rPr>
      </w:pPr>
      <w:r w:rsidRPr="0055485E">
        <w:rPr>
          <w:rFonts w:eastAsia="Times New Roman" w:cstheme="minorHAnsi"/>
          <w:sz w:val="20"/>
          <w:szCs w:val="20"/>
          <w:lang w:val="en-GB" w:eastAsia="pt-PT"/>
        </w:rPr>
        <w:t xml:space="preserve">Castells, M. (2009). </w:t>
      </w:r>
      <w:r w:rsidRPr="0055485E">
        <w:rPr>
          <w:rFonts w:eastAsia="Times New Roman" w:cstheme="minorHAnsi"/>
          <w:i/>
          <w:iCs/>
          <w:sz w:val="20"/>
          <w:szCs w:val="20"/>
          <w:lang w:val="en-GB" w:eastAsia="pt-PT"/>
        </w:rPr>
        <w:t>Communication Power</w:t>
      </w:r>
      <w:r w:rsidRPr="0055485E">
        <w:rPr>
          <w:rFonts w:eastAsia="Times New Roman" w:cstheme="minorHAnsi"/>
          <w:sz w:val="20"/>
          <w:szCs w:val="20"/>
          <w:lang w:val="en-GB" w:eastAsia="pt-PT"/>
        </w:rPr>
        <w:t>. Oxford University Press.</w:t>
      </w:r>
    </w:p>
    <w:p w14:paraId="7C14FC9F" w14:textId="77777777" w:rsidR="0055485E" w:rsidRPr="0055485E" w:rsidRDefault="0055485E" w:rsidP="0055485E">
      <w:pPr>
        <w:pStyle w:val="my-2"/>
        <w:spacing w:before="0" w:beforeAutospacing="0" w:after="0" w:afterAutospacing="0"/>
        <w:ind w:left="284" w:hanging="284"/>
        <w:jc w:val="both"/>
        <w:rPr>
          <w:rFonts w:asciiTheme="minorHAnsi" w:hAnsiTheme="minorHAnsi" w:cstheme="minorHAnsi"/>
          <w:color w:val="000000"/>
          <w:sz w:val="20"/>
          <w:szCs w:val="20"/>
          <w:lang w:val="en-GB"/>
        </w:rPr>
      </w:pPr>
      <w:r w:rsidRPr="0055485E">
        <w:rPr>
          <w:rFonts w:asciiTheme="minorHAnsi" w:hAnsiTheme="minorHAnsi" w:cstheme="minorHAnsi"/>
          <w:color w:val="000000"/>
          <w:sz w:val="20"/>
          <w:szCs w:val="20"/>
          <w:lang w:val="en-GB"/>
        </w:rPr>
        <w:t>Castells, M. (2010a).</w:t>
      </w:r>
      <w:r w:rsidRPr="0055485E">
        <w:rPr>
          <w:rStyle w:val="apple-converted-space"/>
          <w:rFonts w:asciiTheme="minorHAnsi" w:hAnsiTheme="minorHAnsi" w:cstheme="minorHAnsi"/>
          <w:color w:val="000000"/>
          <w:sz w:val="20"/>
          <w:szCs w:val="20"/>
          <w:lang w:val="en-GB"/>
        </w:rPr>
        <w:t> </w:t>
      </w:r>
      <w:r w:rsidRPr="0055485E">
        <w:rPr>
          <w:rStyle w:val="Emphasis"/>
          <w:rFonts w:asciiTheme="minorHAnsi" w:hAnsiTheme="minorHAnsi" w:cstheme="minorHAnsi"/>
          <w:color w:val="000000"/>
          <w:sz w:val="20"/>
          <w:szCs w:val="20"/>
          <w:lang w:val="en-GB"/>
        </w:rPr>
        <w:t>End of millennium</w:t>
      </w:r>
      <w:r w:rsidRPr="0055485E">
        <w:rPr>
          <w:rStyle w:val="apple-converted-space"/>
          <w:rFonts w:asciiTheme="minorHAnsi" w:hAnsiTheme="minorHAnsi" w:cstheme="minorHAnsi"/>
          <w:color w:val="000000"/>
          <w:sz w:val="20"/>
          <w:szCs w:val="20"/>
          <w:lang w:val="en-GB"/>
        </w:rPr>
        <w:t> </w:t>
      </w:r>
      <w:r w:rsidRPr="0055485E">
        <w:rPr>
          <w:rFonts w:asciiTheme="minorHAnsi" w:hAnsiTheme="minorHAnsi" w:cstheme="minorHAnsi"/>
          <w:color w:val="000000"/>
          <w:sz w:val="20"/>
          <w:szCs w:val="20"/>
          <w:lang w:val="en-GB"/>
        </w:rPr>
        <w:t>(2nd ed.). Wiley-Blackwell.</w:t>
      </w:r>
    </w:p>
    <w:p w14:paraId="4C2C5553" w14:textId="77777777" w:rsidR="0055485E" w:rsidRPr="0055485E" w:rsidRDefault="0055485E" w:rsidP="0055485E">
      <w:pPr>
        <w:pStyle w:val="my-2"/>
        <w:spacing w:before="0" w:beforeAutospacing="0" w:after="0" w:afterAutospacing="0"/>
        <w:ind w:left="284" w:hanging="284"/>
        <w:jc w:val="both"/>
        <w:rPr>
          <w:rFonts w:asciiTheme="minorHAnsi" w:hAnsiTheme="minorHAnsi" w:cstheme="minorHAnsi"/>
          <w:color w:val="000000"/>
          <w:sz w:val="20"/>
          <w:szCs w:val="20"/>
          <w:lang w:val="en-GB"/>
        </w:rPr>
      </w:pPr>
      <w:r w:rsidRPr="0055485E">
        <w:rPr>
          <w:rFonts w:asciiTheme="minorHAnsi" w:hAnsiTheme="minorHAnsi" w:cstheme="minorHAnsi"/>
          <w:color w:val="000000"/>
          <w:sz w:val="20"/>
          <w:szCs w:val="20"/>
          <w:lang w:val="en-GB"/>
        </w:rPr>
        <w:t>Castells, M. (2010b).</w:t>
      </w:r>
      <w:r w:rsidRPr="0055485E">
        <w:rPr>
          <w:rStyle w:val="apple-converted-space"/>
          <w:rFonts w:asciiTheme="minorHAnsi" w:hAnsiTheme="minorHAnsi" w:cstheme="minorHAnsi"/>
          <w:color w:val="000000"/>
          <w:sz w:val="20"/>
          <w:szCs w:val="20"/>
          <w:lang w:val="en-GB"/>
        </w:rPr>
        <w:t> </w:t>
      </w:r>
      <w:r w:rsidRPr="0055485E">
        <w:rPr>
          <w:rStyle w:val="Emphasis"/>
          <w:rFonts w:asciiTheme="minorHAnsi" w:hAnsiTheme="minorHAnsi" w:cstheme="minorHAnsi"/>
          <w:color w:val="000000"/>
          <w:sz w:val="20"/>
          <w:szCs w:val="20"/>
          <w:lang w:val="en-GB"/>
        </w:rPr>
        <w:t>The power of identity</w:t>
      </w:r>
      <w:r w:rsidRPr="0055485E">
        <w:rPr>
          <w:rStyle w:val="apple-converted-space"/>
          <w:rFonts w:asciiTheme="minorHAnsi" w:hAnsiTheme="minorHAnsi" w:cstheme="minorHAnsi"/>
          <w:color w:val="000000"/>
          <w:sz w:val="20"/>
          <w:szCs w:val="20"/>
          <w:lang w:val="en-GB"/>
        </w:rPr>
        <w:t> </w:t>
      </w:r>
      <w:r w:rsidRPr="0055485E">
        <w:rPr>
          <w:rFonts w:asciiTheme="minorHAnsi" w:hAnsiTheme="minorHAnsi" w:cstheme="minorHAnsi"/>
          <w:color w:val="000000"/>
          <w:sz w:val="20"/>
          <w:szCs w:val="20"/>
          <w:lang w:val="en-GB"/>
        </w:rPr>
        <w:t>(2nd ed.). Wiley-Blackwell.</w:t>
      </w:r>
    </w:p>
    <w:p w14:paraId="5BD22AD7" w14:textId="77777777" w:rsidR="0055485E" w:rsidRPr="0055485E" w:rsidRDefault="0055485E" w:rsidP="0055485E">
      <w:pPr>
        <w:pStyle w:val="my-2"/>
        <w:spacing w:before="0" w:beforeAutospacing="0" w:after="0" w:afterAutospacing="0"/>
        <w:ind w:left="284" w:hanging="284"/>
        <w:jc w:val="both"/>
        <w:rPr>
          <w:rFonts w:asciiTheme="minorHAnsi" w:hAnsiTheme="minorHAnsi" w:cstheme="minorHAnsi"/>
          <w:color w:val="000000"/>
          <w:sz w:val="20"/>
          <w:szCs w:val="20"/>
          <w:lang w:val="en-GB"/>
        </w:rPr>
      </w:pPr>
      <w:r w:rsidRPr="0055485E">
        <w:rPr>
          <w:rFonts w:asciiTheme="minorHAnsi" w:hAnsiTheme="minorHAnsi" w:cstheme="minorHAnsi"/>
          <w:color w:val="000000"/>
          <w:sz w:val="20"/>
          <w:szCs w:val="20"/>
          <w:lang w:val="en-GB"/>
        </w:rPr>
        <w:t>Castells, M. (2010c).</w:t>
      </w:r>
      <w:r w:rsidRPr="0055485E">
        <w:rPr>
          <w:rStyle w:val="apple-converted-space"/>
          <w:rFonts w:asciiTheme="minorHAnsi" w:hAnsiTheme="minorHAnsi" w:cstheme="minorHAnsi"/>
          <w:color w:val="000000"/>
          <w:sz w:val="20"/>
          <w:szCs w:val="20"/>
          <w:lang w:val="en-GB"/>
        </w:rPr>
        <w:t> </w:t>
      </w:r>
      <w:r w:rsidRPr="0055485E">
        <w:rPr>
          <w:rStyle w:val="Emphasis"/>
          <w:rFonts w:asciiTheme="minorHAnsi" w:hAnsiTheme="minorHAnsi" w:cstheme="minorHAnsi"/>
          <w:color w:val="000000"/>
          <w:sz w:val="20"/>
          <w:szCs w:val="20"/>
          <w:lang w:val="en-GB"/>
        </w:rPr>
        <w:t>The rise of the network society</w:t>
      </w:r>
      <w:r w:rsidRPr="0055485E">
        <w:rPr>
          <w:rStyle w:val="apple-converted-space"/>
          <w:rFonts w:asciiTheme="minorHAnsi" w:hAnsiTheme="minorHAnsi" w:cstheme="minorHAnsi"/>
          <w:color w:val="000000"/>
          <w:sz w:val="20"/>
          <w:szCs w:val="20"/>
          <w:lang w:val="en-GB"/>
        </w:rPr>
        <w:t> </w:t>
      </w:r>
      <w:r w:rsidRPr="0055485E">
        <w:rPr>
          <w:rFonts w:asciiTheme="minorHAnsi" w:hAnsiTheme="minorHAnsi" w:cstheme="minorHAnsi"/>
          <w:color w:val="000000"/>
          <w:sz w:val="20"/>
          <w:szCs w:val="20"/>
          <w:lang w:val="en-GB"/>
        </w:rPr>
        <w:t>(2nd ed.). Wiley-Blackwell.</w:t>
      </w:r>
    </w:p>
    <w:p w14:paraId="28C26435" w14:textId="77777777" w:rsidR="0055485E" w:rsidRPr="0055485E" w:rsidRDefault="0055485E" w:rsidP="0055485E">
      <w:pPr>
        <w:pStyle w:val="NormalWeb"/>
        <w:spacing w:before="0" w:beforeAutospacing="0" w:after="0" w:afterAutospacing="0"/>
        <w:ind w:left="284" w:hanging="284"/>
        <w:jc w:val="both"/>
        <w:rPr>
          <w:rFonts w:asciiTheme="minorHAnsi" w:hAnsiTheme="minorHAnsi" w:cstheme="minorHAnsi"/>
          <w:sz w:val="20"/>
          <w:szCs w:val="20"/>
          <w:lang w:val="en-GB"/>
        </w:rPr>
      </w:pPr>
      <w:r w:rsidRPr="0055485E">
        <w:rPr>
          <w:rFonts w:asciiTheme="minorHAnsi" w:hAnsiTheme="minorHAnsi" w:cstheme="minorHAnsi"/>
          <w:sz w:val="20"/>
          <w:szCs w:val="20"/>
          <w:lang w:val="en-GB"/>
        </w:rPr>
        <w:t xml:space="preserve">Castells, Manuel (2011) A Network Theory of Power, International Journal of Communication 5, 773–787 </w:t>
      </w:r>
    </w:p>
    <w:p w14:paraId="56FA0134" w14:textId="77777777" w:rsidR="00510525" w:rsidRDefault="00510525" w:rsidP="0055485E">
      <w:pPr>
        <w:autoSpaceDE w:val="0"/>
        <w:autoSpaceDN w:val="0"/>
        <w:adjustRightInd w:val="0"/>
        <w:spacing w:after="0" w:line="240" w:lineRule="auto"/>
        <w:ind w:left="284" w:hanging="284"/>
        <w:jc w:val="both"/>
        <w:rPr>
          <w:ins w:id="43" w:author="Sérgio Pedro" w:date="2026-07-10T09:59:00Z"/>
          <w:rFonts w:cstheme="minorHAnsi"/>
          <w:sz w:val="20"/>
          <w:szCs w:val="20"/>
          <w:lang w:val="en-GB"/>
        </w:rPr>
      </w:pPr>
      <w:ins w:id="44" w:author="Sérgio Pedro" w:date="2026-07-10T09:59:00Z">
        <w:r>
          <w:rPr>
            <w:rFonts w:cstheme="minorHAnsi"/>
            <w:sz w:val="20"/>
            <w:szCs w:val="20"/>
            <w:lang w:val="en-GB"/>
          </w:rPr>
          <w:t>Cekaite, A. &amp; Mondada, L. (2026). "Participation". In The Routledge Handbook of Conversation Analysis (Matthew Burdelski, Tim Greer, eds.), London, Routledge, pp. 70–91.</w:t>
        </w:r>
      </w:ins>
    </w:p>
    <w:p w14:paraId="448B0086" w14:textId="2B8CE355" w:rsidR="0055485E" w:rsidRPr="0055485E" w:rsidDel="00510525" w:rsidRDefault="0055485E" w:rsidP="0055485E">
      <w:pPr>
        <w:spacing w:after="0" w:line="240" w:lineRule="auto"/>
        <w:ind w:left="284" w:hanging="284"/>
        <w:jc w:val="both"/>
        <w:rPr>
          <w:del w:id="45" w:author="Sérgio Pedro" w:date="2026-07-10T09:59:00Z"/>
          <w:rFonts w:cstheme="minorHAnsi"/>
          <w:sz w:val="20"/>
          <w:szCs w:val="20"/>
          <w:lang w:val="en-GB"/>
        </w:rPr>
      </w:pPr>
      <w:del w:id="46" w:author="Sérgio Pedro" w:date="2026-07-10T09:59:00Z">
        <w:r w:rsidRPr="0055485E" w:rsidDel="00510525">
          <w:rPr>
            <w:rFonts w:cstheme="minorHAnsi"/>
            <w:sz w:val="20"/>
            <w:szCs w:val="20"/>
            <w:lang w:val="en-GB"/>
          </w:rPr>
          <w:delText xml:space="preserve">Cekaite, A. &amp; Mondada, L. (2026), "Participation". In </w:delText>
        </w:r>
        <w:r w:rsidRPr="0055485E" w:rsidDel="00510525">
          <w:rPr>
            <w:rFonts w:cstheme="minorHAnsi"/>
            <w:i/>
            <w:sz w:val="20"/>
            <w:szCs w:val="20"/>
            <w:lang w:val="en-GB"/>
          </w:rPr>
          <w:delText>The Routledge Handbook of Conversation Analysis</w:delText>
        </w:r>
        <w:r w:rsidRPr="0055485E" w:rsidDel="00510525">
          <w:rPr>
            <w:rFonts w:cstheme="minorHAnsi"/>
            <w:sz w:val="20"/>
            <w:szCs w:val="20"/>
            <w:lang w:val="en-GB"/>
          </w:rPr>
          <w:delText xml:space="preserve"> (Matthew Burdelski, Tim Greer, eds.), London, Routledge, pp. 70–91.</w:delText>
        </w:r>
      </w:del>
    </w:p>
    <w:p w14:paraId="239FE228" w14:textId="77777777" w:rsidR="0055485E" w:rsidRPr="0055485E" w:rsidRDefault="0055485E" w:rsidP="0055485E">
      <w:pPr>
        <w:autoSpaceDE w:val="0"/>
        <w:autoSpaceDN w:val="0"/>
        <w:adjustRightInd w:val="0"/>
        <w:spacing w:after="0" w:line="240" w:lineRule="auto"/>
        <w:ind w:left="284" w:hanging="284"/>
        <w:jc w:val="both"/>
        <w:rPr>
          <w:rFonts w:cstheme="minorHAnsi"/>
          <w:color w:val="222222"/>
          <w:sz w:val="20"/>
          <w:szCs w:val="20"/>
          <w:shd w:val="clear" w:color="auto" w:fill="FFFFFF"/>
          <w:lang w:val="en-GB"/>
        </w:rPr>
      </w:pPr>
      <w:r w:rsidRPr="0055485E">
        <w:rPr>
          <w:rFonts w:cstheme="minorHAnsi"/>
          <w:color w:val="222222"/>
          <w:sz w:val="20"/>
          <w:szCs w:val="20"/>
          <w:shd w:val="clear" w:color="auto" w:fill="FFFFFF"/>
          <w:lang w:val="en-GB"/>
        </w:rPr>
        <w:t>Chatziandreou, K., &amp; Haupt, W. (2026). Integrating cultural heritage and climate policy? Insights from UNESCO world heritage cities. </w:t>
      </w:r>
      <w:r w:rsidRPr="0055485E">
        <w:rPr>
          <w:rFonts w:cstheme="minorHAnsi"/>
          <w:i/>
          <w:iCs/>
          <w:color w:val="222222"/>
          <w:sz w:val="20"/>
          <w:szCs w:val="20"/>
          <w:shd w:val="clear" w:color="auto" w:fill="FFFFFF"/>
          <w:lang w:val="en-GB"/>
        </w:rPr>
        <w:t>European Planning Studies</w:t>
      </w:r>
      <w:r w:rsidRPr="0055485E">
        <w:rPr>
          <w:rFonts w:cstheme="minorHAnsi"/>
          <w:color w:val="222222"/>
          <w:sz w:val="20"/>
          <w:szCs w:val="20"/>
          <w:shd w:val="clear" w:color="auto" w:fill="FFFFFF"/>
          <w:lang w:val="en-GB"/>
        </w:rPr>
        <w:t>, 1-23.</w:t>
      </w:r>
    </w:p>
    <w:p w14:paraId="47B3EB54" w14:textId="77777777" w:rsidR="0055485E" w:rsidRPr="0055485E" w:rsidRDefault="0055485E" w:rsidP="0055485E">
      <w:pPr>
        <w:pStyle w:val="my-2"/>
        <w:spacing w:before="0" w:beforeAutospacing="0" w:after="0" w:afterAutospacing="0"/>
        <w:ind w:left="284" w:hanging="284"/>
        <w:jc w:val="both"/>
        <w:rPr>
          <w:rFonts w:asciiTheme="minorHAnsi" w:hAnsiTheme="minorHAnsi" w:cstheme="minorHAnsi"/>
          <w:color w:val="000000"/>
          <w:sz w:val="20"/>
          <w:szCs w:val="20"/>
          <w:lang w:val="en-GB"/>
        </w:rPr>
      </w:pPr>
      <w:r w:rsidRPr="0055485E">
        <w:rPr>
          <w:rFonts w:asciiTheme="minorHAnsi" w:hAnsiTheme="minorHAnsi" w:cstheme="minorHAnsi"/>
          <w:color w:val="000000"/>
          <w:sz w:val="20"/>
          <w:szCs w:val="20"/>
          <w:lang w:val="en-GB"/>
        </w:rPr>
        <w:t>Chester, C. C., &amp; Moomaw, W. R. (2008). A taxonomy of collaborative governance: A guide to understanding the diversity of international and domestic conservation accords.</w:t>
      </w:r>
      <w:r w:rsidRPr="0055485E">
        <w:rPr>
          <w:rStyle w:val="apple-converted-space"/>
          <w:rFonts w:asciiTheme="minorHAnsi" w:hAnsiTheme="minorHAnsi" w:cstheme="minorHAnsi"/>
          <w:color w:val="000000"/>
          <w:sz w:val="20"/>
          <w:szCs w:val="20"/>
          <w:lang w:val="en-GB"/>
        </w:rPr>
        <w:t> </w:t>
      </w:r>
      <w:r w:rsidRPr="0055485E">
        <w:rPr>
          <w:rStyle w:val="Emphasis"/>
          <w:rFonts w:asciiTheme="minorHAnsi" w:hAnsiTheme="minorHAnsi" w:cstheme="minorHAnsi"/>
          <w:color w:val="000000"/>
          <w:sz w:val="20"/>
          <w:szCs w:val="20"/>
          <w:lang w:val="en-GB"/>
        </w:rPr>
        <w:t>International Environmental Agreements: Politics, Law and Economics</w:t>
      </w:r>
      <w:r w:rsidRPr="0055485E">
        <w:rPr>
          <w:rFonts w:asciiTheme="minorHAnsi" w:hAnsiTheme="minorHAnsi" w:cstheme="minorHAnsi"/>
          <w:color w:val="000000"/>
          <w:sz w:val="20"/>
          <w:szCs w:val="20"/>
          <w:lang w:val="en-GB"/>
        </w:rPr>
        <w:t>, 8(3), 187–206.</w:t>
      </w:r>
    </w:p>
    <w:p w14:paraId="5C57C457"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r w:rsidRPr="0055485E">
        <w:rPr>
          <w:rFonts w:cstheme="minorHAnsi"/>
          <w:color w:val="222222"/>
          <w:sz w:val="20"/>
          <w:szCs w:val="20"/>
          <w:shd w:val="clear" w:color="auto" w:fill="FFFFFF"/>
          <w:lang w:val="en-GB"/>
        </w:rPr>
        <w:t>Chiriatti, M., Bergamaschi Ganapini, M., Panai, E., Wiederhold, B. K., &amp; Riva, G. (2025). System 0: Transforming artificial intelligence into a cognitive extension. </w:t>
      </w:r>
      <w:r w:rsidRPr="0055485E">
        <w:rPr>
          <w:rFonts w:cstheme="minorHAnsi"/>
          <w:i/>
          <w:iCs/>
          <w:color w:val="222222"/>
          <w:sz w:val="20"/>
          <w:szCs w:val="20"/>
          <w:shd w:val="clear" w:color="auto" w:fill="FFFFFF"/>
          <w:lang w:val="en-GB"/>
        </w:rPr>
        <w:t>Cyberpsychology, Behavior, and Social Networking</w:t>
      </w:r>
      <w:r w:rsidRPr="0055485E">
        <w:rPr>
          <w:rFonts w:cstheme="minorHAnsi"/>
          <w:color w:val="222222"/>
          <w:sz w:val="20"/>
          <w:szCs w:val="20"/>
          <w:shd w:val="clear" w:color="auto" w:fill="FFFFFF"/>
          <w:lang w:val="en-GB"/>
        </w:rPr>
        <w:t>, </w:t>
      </w:r>
      <w:r w:rsidRPr="0055485E">
        <w:rPr>
          <w:rFonts w:cstheme="minorHAnsi"/>
          <w:i/>
          <w:iCs/>
          <w:color w:val="222222"/>
          <w:sz w:val="20"/>
          <w:szCs w:val="20"/>
          <w:shd w:val="clear" w:color="auto" w:fill="FFFFFF"/>
          <w:lang w:val="en-GB"/>
        </w:rPr>
        <w:t>28</w:t>
      </w:r>
      <w:r w:rsidRPr="0055485E">
        <w:rPr>
          <w:rFonts w:cstheme="minorHAnsi"/>
          <w:color w:val="222222"/>
          <w:sz w:val="20"/>
          <w:szCs w:val="20"/>
          <w:shd w:val="clear" w:color="auto" w:fill="FFFFFF"/>
          <w:lang w:val="en-GB"/>
        </w:rPr>
        <w:t>(7), 534-542.</w:t>
      </w:r>
    </w:p>
    <w:p w14:paraId="2E141ABE"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r w:rsidRPr="0055485E">
        <w:rPr>
          <w:rFonts w:cstheme="minorHAnsi"/>
          <w:color w:val="222222"/>
          <w:sz w:val="20"/>
          <w:szCs w:val="20"/>
          <w:shd w:val="clear" w:color="auto" w:fill="FFFFFF"/>
          <w:lang w:val="en-GB"/>
        </w:rPr>
        <w:t>Chiriatti, M., Ganapini, M., Panai, E., Ubiali, M., &amp; Riva, G. (2024). The case for human–AI interaction as system 0 thinking. </w:t>
      </w:r>
      <w:r w:rsidRPr="0055485E">
        <w:rPr>
          <w:rFonts w:cstheme="minorHAnsi"/>
          <w:i/>
          <w:iCs/>
          <w:color w:val="222222"/>
          <w:sz w:val="20"/>
          <w:szCs w:val="20"/>
          <w:shd w:val="clear" w:color="auto" w:fill="FFFFFF"/>
          <w:lang w:val="en-GB"/>
        </w:rPr>
        <w:t>Nature Human Behaviour</w:t>
      </w:r>
      <w:r w:rsidRPr="0055485E">
        <w:rPr>
          <w:rFonts w:cstheme="minorHAnsi"/>
          <w:color w:val="222222"/>
          <w:sz w:val="20"/>
          <w:szCs w:val="20"/>
          <w:shd w:val="clear" w:color="auto" w:fill="FFFFFF"/>
          <w:lang w:val="en-GB"/>
        </w:rPr>
        <w:t>, </w:t>
      </w:r>
      <w:r w:rsidRPr="0055485E">
        <w:rPr>
          <w:rFonts w:cstheme="minorHAnsi"/>
          <w:i/>
          <w:iCs/>
          <w:color w:val="222222"/>
          <w:sz w:val="20"/>
          <w:szCs w:val="20"/>
          <w:shd w:val="clear" w:color="auto" w:fill="FFFFFF"/>
          <w:lang w:val="en-GB"/>
        </w:rPr>
        <w:t>8</w:t>
      </w:r>
      <w:r w:rsidRPr="0055485E">
        <w:rPr>
          <w:rFonts w:cstheme="minorHAnsi"/>
          <w:color w:val="222222"/>
          <w:sz w:val="20"/>
          <w:szCs w:val="20"/>
          <w:shd w:val="clear" w:color="auto" w:fill="FFFFFF"/>
          <w:lang w:val="en-GB"/>
        </w:rPr>
        <w:t>(10), 1829-1830.</w:t>
      </w:r>
    </w:p>
    <w:p w14:paraId="5452BC65" w14:textId="77777777" w:rsidR="0055485E" w:rsidRPr="0055485E" w:rsidRDefault="0055485E" w:rsidP="0055485E">
      <w:pPr>
        <w:autoSpaceDE w:val="0"/>
        <w:autoSpaceDN w:val="0"/>
        <w:adjustRightInd w:val="0"/>
        <w:spacing w:after="0" w:line="240" w:lineRule="auto"/>
        <w:ind w:left="284" w:hanging="284"/>
        <w:jc w:val="both"/>
        <w:rPr>
          <w:rFonts w:cstheme="minorHAnsi"/>
          <w:color w:val="222222"/>
          <w:sz w:val="20"/>
          <w:szCs w:val="20"/>
          <w:shd w:val="clear" w:color="auto" w:fill="FFFFFF"/>
          <w:lang w:val="en-GB"/>
        </w:rPr>
      </w:pPr>
      <w:r w:rsidRPr="0055485E">
        <w:rPr>
          <w:rFonts w:cstheme="minorHAnsi"/>
          <w:color w:val="222222"/>
          <w:sz w:val="20"/>
          <w:szCs w:val="20"/>
          <w:shd w:val="clear" w:color="auto" w:fill="FFFFFF"/>
          <w:lang w:val="en-GB"/>
        </w:rPr>
        <w:t>Choi, B. C., &amp; Pak, A. W. (2004). A catalog of biases in questionnaires. </w:t>
      </w:r>
      <w:r w:rsidRPr="0055485E">
        <w:rPr>
          <w:rFonts w:cstheme="minorHAnsi"/>
          <w:i/>
          <w:iCs/>
          <w:color w:val="222222"/>
          <w:sz w:val="20"/>
          <w:szCs w:val="20"/>
          <w:shd w:val="clear" w:color="auto" w:fill="FFFFFF"/>
          <w:lang w:val="en-GB"/>
        </w:rPr>
        <w:t>Preventing chronic disease</w:t>
      </w:r>
      <w:r w:rsidRPr="0055485E">
        <w:rPr>
          <w:rFonts w:cstheme="minorHAnsi"/>
          <w:color w:val="222222"/>
          <w:sz w:val="20"/>
          <w:szCs w:val="20"/>
          <w:shd w:val="clear" w:color="auto" w:fill="FFFFFF"/>
          <w:lang w:val="en-GB"/>
        </w:rPr>
        <w:t>, </w:t>
      </w:r>
      <w:r w:rsidRPr="0055485E">
        <w:rPr>
          <w:rFonts w:cstheme="minorHAnsi"/>
          <w:i/>
          <w:iCs/>
          <w:color w:val="222222"/>
          <w:sz w:val="20"/>
          <w:szCs w:val="20"/>
          <w:shd w:val="clear" w:color="auto" w:fill="FFFFFF"/>
          <w:lang w:val="en-GB"/>
        </w:rPr>
        <w:t>2</w:t>
      </w:r>
      <w:r w:rsidRPr="0055485E">
        <w:rPr>
          <w:rFonts w:cstheme="minorHAnsi"/>
          <w:color w:val="222222"/>
          <w:sz w:val="20"/>
          <w:szCs w:val="20"/>
          <w:shd w:val="clear" w:color="auto" w:fill="FFFFFF"/>
          <w:lang w:val="en-GB"/>
        </w:rPr>
        <w:t>(1), A13.</w:t>
      </w:r>
    </w:p>
    <w:p w14:paraId="05125293" w14:textId="77777777" w:rsidR="0055485E" w:rsidRPr="0055485E" w:rsidRDefault="0055485E" w:rsidP="0055485E">
      <w:pPr>
        <w:pStyle w:val="my-2"/>
        <w:spacing w:before="0" w:beforeAutospacing="0" w:after="0" w:afterAutospacing="0"/>
        <w:ind w:left="284" w:hanging="284"/>
        <w:jc w:val="both"/>
        <w:rPr>
          <w:rFonts w:asciiTheme="minorHAnsi" w:hAnsiTheme="minorHAnsi" w:cstheme="minorHAnsi"/>
          <w:sz w:val="20"/>
          <w:szCs w:val="20"/>
        </w:rPr>
      </w:pPr>
      <w:r w:rsidRPr="0055485E">
        <w:rPr>
          <w:rFonts w:asciiTheme="minorHAnsi" w:hAnsiTheme="minorHAnsi" w:cstheme="minorHAnsi"/>
          <w:sz w:val="20"/>
          <w:szCs w:val="20"/>
        </w:rPr>
        <w:t xml:space="preserve">Choudry, A., &amp; Kapoor, D. (Eds.). (2013). </w:t>
      </w:r>
      <w:r w:rsidRPr="0055485E">
        <w:rPr>
          <w:rStyle w:val="Emphasis"/>
          <w:rFonts w:asciiTheme="minorHAnsi" w:eastAsiaTheme="majorEastAsia" w:hAnsiTheme="minorHAnsi" w:cstheme="minorHAnsi"/>
          <w:sz w:val="20"/>
          <w:szCs w:val="20"/>
        </w:rPr>
        <w:t>NGOization: Complicity, contradictions and prospects</w:t>
      </w:r>
      <w:r w:rsidRPr="0055485E">
        <w:rPr>
          <w:rFonts w:asciiTheme="minorHAnsi" w:hAnsiTheme="minorHAnsi" w:cstheme="minorHAnsi"/>
          <w:sz w:val="20"/>
          <w:szCs w:val="20"/>
        </w:rPr>
        <w:t>. Zed Books.</w:t>
      </w:r>
    </w:p>
    <w:p w14:paraId="2AF689C0" w14:textId="77777777" w:rsidR="0055485E" w:rsidRPr="0055485E" w:rsidRDefault="0055485E" w:rsidP="0055485E">
      <w:pPr>
        <w:autoSpaceDE w:val="0"/>
        <w:autoSpaceDN w:val="0"/>
        <w:adjustRightInd w:val="0"/>
        <w:spacing w:after="0" w:line="240" w:lineRule="auto"/>
        <w:ind w:left="284" w:hanging="284"/>
        <w:jc w:val="both"/>
        <w:rPr>
          <w:rFonts w:cstheme="minorHAnsi"/>
          <w:color w:val="222222"/>
          <w:sz w:val="20"/>
          <w:szCs w:val="20"/>
          <w:shd w:val="clear" w:color="auto" w:fill="FFFFFF"/>
          <w:lang w:val="en-GB"/>
        </w:rPr>
      </w:pPr>
      <w:r w:rsidRPr="0055485E">
        <w:rPr>
          <w:rFonts w:cstheme="minorHAnsi"/>
          <w:color w:val="222222"/>
          <w:sz w:val="20"/>
          <w:szCs w:val="20"/>
          <w:shd w:val="clear" w:color="auto" w:fill="FFFFFF"/>
          <w:lang w:val="en-GB"/>
        </w:rPr>
        <w:t>Christakis, N., Fowler, J., Imbens, G. W., &amp; Kalyanaraman, K. (2020). An empirical model for strategic network formation. In </w:t>
      </w:r>
      <w:r w:rsidRPr="0055485E">
        <w:rPr>
          <w:rFonts w:cstheme="minorHAnsi"/>
          <w:i/>
          <w:iCs/>
          <w:color w:val="222222"/>
          <w:sz w:val="20"/>
          <w:szCs w:val="20"/>
          <w:shd w:val="clear" w:color="auto" w:fill="FFFFFF"/>
          <w:lang w:val="en-GB"/>
        </w:rPr>
        <w:t>The econometric analysis of network data</w:t>
      </w:r>
      <w:r w:rsidRPr="0055485E">
        <w:rPr>
          <w:rFonts w:cstheme="minorHAnsi"/>
          <w:color w:val="222222"/>
          <w:sz w:val="20"/>
          <w:szCs w:val="20"/>
          <w:shd w:val="clear" w:color="auto" w:fill="FFFFFF"/>
          <w:lang w:val="en-GB"/>
        </w:rPr>
        <w:t> (pp. 123-148). Academic Press.</w:t>
      </w:r>
    </w:p>
    <w:p w14:paraId="4F0F5501" w14:textId="77777777" w:rsidR="0055485E" w:rsidRPr="0055485E" w:rsidRDefault="0055485E" w:rsidP="0055485E">
      <w:pPr>
        <w:pStyle w:val="NormalWeb"/>
        <w:spacing w:before="0" w:beforeAutospacing="0" w:after="0" w:afterAutospacing="0"/>
        <w:ind w:left="284" w:hanging="284"/>
        <w:jc w:val="both"/>
        <w:rPr>
          <w:rFonts w:asciiTheme="minorHAnsi" w:hAnsiTheme="minorHAnsi" w:cstheme="minorHAnsi"/>
          <w:sz w:val="20"/>
          <w:szCs w:val="20"/>
          <w:lang w:val="en-GB"/>
        </w:rPr>
      </w:pPr>
      <w:r w:rsidRPr="0055485E">
        <w:rPr>
          <w:rFonts w:asciiTheme="minorHAnsi" w:hAnsiTheme="minorHAnsi" w:cstheme="minorHAnsi"/>
          <w:sz w:val="20"/>
          <w:szCs w:val="20"/>
          <w:lang w:val="en-GB"/>
        </w:rPr>
        <w:t>Corry, O. and Reiner, D. (2021) Protests and Policies: How Radical Social Movement Activists Engage with Climate Policy Dilemmas, in Sociology Vol. 55(1) 197–217 and della Porta, D. and Pavan, E. (2017). Repertoires of knowledge practices: social movements in times of crisis, Qualitative Research in Organizations and Management: An International Journal 12 (4), pp. 297-314</w:t>
      </w:r>
    </w:p>
    <w:p w14:paraId="3E120B4B" w14:textId="77777777" w:rsidR="00510525" w:rsidRDefault="00510525" w:rsidP="0055485E">
      <w:pPr>
        <w:spacing w:after="0" w:line="240" w:lineRule="auto"/>
        <w:ind w:left="284" w:hanging="284"/>
        <w:jc w:val="both"/>
        <w:rPr>
          <w:ins w:id="47" w:author="Sérgio Pedro" w:date="2026-07-10T09:59:00Z"/>
          <w:rFonts w:eastAsia="Times New Roman" w:cstheme="minorHAnsi"/>
          <w:sz w:val="20"/>
          <w:szCs w:val="20"/>
          <w:lang w:val="en-GB" w:eastAsia="pt-PT"/>
        </w:rPr>
      </w:pPr>
      <w:ins w:id="48" w:author="Sérgio Pedro" w:date="2026-07-10T09:59:00Z">
        <w:r>
          <w:rPr>
            <w:rFonts w:eastAsia="Times New Roman" w:cstheme="minorHAnsi"/>
            <w:sz w:val="20"/>
            <w:szCs w:val="20"/>
            <w:lang w:val="en-GB" w:eastAsia="pt-PT"/>
          </w:rPr>
          <w:t xml:space="preserve">Cortes, S., van der Heijden, J., Boas, I. &amp; Bush, S. (2021). “Unpacking the heterogeneity of climate city networks”, Cities, 10.1016/j.cities.2021.103512, 121, </w:t>
        </w:r>
      </w:ins>
    </w:p>
    <w:p w14:paraId="18B9D120" w14:textId="77777777" w:rsidR="00510525" w:rsidRDefault="00510525" w:rsidP="0055485E">
      <w:pPr>
        <w:spacing w:after="0" w:line="240" w:lineRule="auto"/>
        <w:ind w:left="284" w:hanging="284"/>
        <w:jc w:val="both"/>
        <w:rPr>
          <w:ins w:id="49" w:author="Sérgio Pedro" w:date="2026-07-10T09:59:00Z"/>
          <w:rFonts w:cstheme="minorHAnsi"/>
          <w:sz w:val="20"/>
          <w:szCs w:val="20"/>
          <w:lang w:val="en-GB"/>
        </w:rPr>
      </w:pPr>
      <w:ins w:id="50" w:author="Sérgio Pedro" w:date="2026-07-10T09:59:00Z">
        <w:r>
          <w:rPr>
            <w:rFonts w:cstheme="minorHAnsi"/>
            <w:sz w:val="20"/>
            <w:szCs w:val="20"/>
            <w:lang w:val="en-GB"/>
          </w:rPr>
          <w:t>Council of Europe (1985). European Charter of Local Self-Goverment, Strasbourg, 15 October.</w:t>
        </w:r>
      </w:ins>
    </w:p>
    <w:p w14:paraId="7CE7964C" w14:textId="77777777" w:rsidR="00510525" w:rsidRDefault="00510525" w:rsidP="0055485E">
      <w:pPr>
        <w:spacing w:after="0" w:line="240" w:lineRule="auto"/>
        <w:ind w:left="284" w:hanging="284"/>
        <w:jc w:val="both"/>
        <w:rPr>
          <w:ins w:id="51" w:author="Sérgio Pedro" w:date="2026-07-10T09:59:00Z"/>
          <w:rFonts w:cstheme="minorHAnsi"/>
          <w:sz w:val="20"/>
          <w:szCs w:val="20"/>
          <w:lang w:val="en-GB"/>
        </w:rPr>
      </w:pPr>
      <w:ins w:id="52" w:author="Sérgio Pedro" w:date="2026-07-10T09:59:00Z">
        <w:r>
          <w:rPr>
            <w:rFonts w:cstheme="minorHAnsi"/>
            <w:sz w:val="20"/>
            <w:szCs w:val="20"/>
            <w:lang w:val="en-GB"/>
          </w:rPr>
          <w:t>Council of Europe (1998). Resolution 73 (1998) on Local Democracy Agencies, Strasbourg, 28 May.</w:t>
        </w:r>
      </w:ins>
    </w:p>
    <w:p w14:paraId="252B3BF7" w14:textId="77777777" w:rsidR="00510525" w:rsidRDefault="00510525" w:rsidP="0055485E">
      <w:pPr>
        <w:spacing w:after="0" w:line="240" w:lineRule="auto"/>
        <w:ind w:left="284" w:hanging="284"/>
        <w:jc w:val="both"/>
        <w:rPr>
          <w:ins w:id="53" w:author="Sérgio Pedro" w:date="2026-07-10T09:59:00Z"/>
          <w:rFonts w:cstheme="minorHAnsi"/>
          <w:sz w:val="20"/>
          <w:szCs w:val="20"/>
          <w:lang w:val="en-GB"/>
        </w:rPr>
      </w:pPr>
      <w:ins w:id="54" w:author="Sérgio Pedro" w:date="2026-07-10T09:59:00Z">
        <w:r>
          <w:rPr>
            <w:rFonts w:cstheme="minorHAnsi"/>
            <w:sz w:val="20"/>
            <w:szCs w:val="20"/>
            <w:lang w:val="en-GB"/>
          </w:rPr>
          <w:t>Council of Europe (2005). Final Declaration of the Role of EU Regional and Local Authorities in the Process of Democratic Consolidation in the Western Balkans Region, Priština, 22 June.</w:t>
        </w:r>
      </w:ins>
    </w:p>
    <w:p w14:paraId="1A3CE16E" w14:textId="3725188A" w:rsidR="0055485E" w:rsidRPr="0055485E" w:rsidDel="00510525" w:rsidRDefault="0055485E" w:rsidP="0055485E">
      <w:pPr>
        <w:pStyle w:val="NormalWeb"/>
        <w:spacing w:before="0" w:beforeAutospacing="0" w:after="0" w:afterAutospacing="0"/>
        <w:ind w:left="284" w:hanging="284"/>
        <w:jc w:val="both"/>
        <w:rPr>
          <w:del w:id="55" w:author="Sérgio Pedro" w:date="2026-07-10T09:59:00Z"/>
          <w:rFonts w:asciiTheme="minorHAnsi" w:hAnsiTheme="minorHAnsi" w:cstheme="minorHAnsi"/>
          <w:sz w:val="20"/>
          <w:szCs w:val="20"/>
          <w:lang w:val="en-GB"/>
        </w:rPr>
      </w:pPr>
      <w:del w:id="56" w:author="Sérgio Pedro" w:date="2026-07-10T09:59:00Z">
        <w:r w:rsidRPr="0055485E" w:rsidDel="00510525">
          <w:rPr>
            <w:rFonts w:asciiTheme="minorHAnsi" w:hAnsiTheme="minorHAnsi" w:cstheme="minorHAnsi"/>
            <w:sz w:val="20"/>
            <w:szCs w:val="20"/>
            <w:lang w:val="en-GB"/>
          </w:rPr>
          <w:delText xml:space="preserve">Cortes, S., van der Heijden, J., Boas, I. &amp; Bush, S. (2021), “Unpacking the heterogeneity of climate city networks”, Cities, 10.1016/j.cities.2021.103512, 121, </w:delText>
        </w:r>
      </w:del>
    </w:p>
    <w:p w14:paraId="2CA0F92D" w14:textId="502CAAB2" w:rsidR="0055485E" w:rsidRPr="0055485E" w:rsidDel="00510525" w:rsidRDefault="0055485E" w:rsidP="0055485E">
      <w:pPr>
        <w:spacing w:after="0" w:line="240" w:lineRule="auto"/>
        <w:ind w:left="284" w:hanging="284"/>
        <w:jc w:val="both"/>
        <w:rPr>
          <w:del w:id="57" w:author="Sérgio Pedro" w:date="2026-07-10T09:59:00Z"/>
          <w:rFonts w:cstheme="minorHAnsi"/>
          <w:sz w:val="20"/>
          <w:szCs w:val="20"/>
          <w:lang w:val="en-GB"/>
        </w:rPr>
      </w:pPr>
      <w:del w:id="58" w:author="Sérgio Pedro" w:date="2026-07-10T09:59:00Z">
        <w:r w:rsidRPr="0055485E" w:rsidDel="00510525">
          <w:rPr>
            <w:rFonts w:cstheme="minorHAnsi"/>
            <w:sz w:val="20"/>
            <w:szCs w:val="20"/>
            <w:lang w:val="en-GB"/>
          </w:rPr>
          <w:delText>Council of Europe (1985), European Charter of Local Self-Goverment, Strasbourg, 15 October.</w:delText>
        </w:r>
      </w:del>
    </w:p>
    <w:p w14:paraId="36840060" w14:textId="12412A11" w:rsidR="0055485E" w:rsidRPr="0055485E" w:rsidDel="00510525" w:rsidRDefault="0055485E" w:rsidP="0055485E">
      <w:pPr>
        <w:spacing w:after="0" w:line="240" w:lineRule="auto"/>
        <w:ind w:left="284" w:hanging="284"/>
        <w:jc w:val="both"/>
        <w:rPr>
          <w:del w:id="59" w:author="Sérgio Pedro" w:date="2026-07-10T09:59:00Z"/>
          <w:rFonts w:cstheme="minorHAnsi"/>
          <w:sz w:val="20"/>
          <w:szCs w:val="20"/>
          <w:lang w:val="en-GB"/>
        </w:rPr>
      </w:pPr>
      <w:del w:id="60" w:author="Sérgio Pedro" w:date="2026-07-10T09:59:00Z">
        <w:r w:rsidRPr="0055485E" w:rsidDel="00510525">
          <w:rPr>
            <w:rFonts w:cstheme="minorHAnsi"/>
            <w:sz w:val="20"/>
            <w:szCs w:val="20"/>
            <w:lang w:val="en-GB"/>
          </w:rPr>
          <w:delText>Council of Europe (1998), Resolution 73 (1998) on Local Democracy Agencies, Strasbourg, 28 May.</w:delText>
        </w:r>
      </w:del>
    </w:p>
    <w:p w14:paraId="010F323A" w14:textId="30DA0601" w:rsidR="0055485E" w:rsidRPr="0055485E" w:rsidDel="00510525" w:rsidRDefault="0055485E" w:rsidP="0055485E">
      <w:pPr>
        <w:spacing w:after="0" w:line="240" w:lineRule="auto"/>
        <w:ind w:left="284" w:hanging="284"/>
        <w:jc w:val="both"/>
        <w:rPr>
          <w:del w:id="61" w:author="Sérgio Pedro" w:date="2026-07-10T09:59:00Z"/>
          <w:rFonts w:cstheme="minorHAnsi"/>
          <w:sz w:val="20"/>
          <w:szCs w:val="20"/>
          <w:lang w:val="en-GB"/>
        </w:rPr>
      </w:pPr>
      <w:del w:id="62" w:author="Sérgio Pedro" w:date="2026-07-10T09:59:00Z">
        <w:r w:rsidRPr="0055485E" w:rsidDel="00510525">
          <w:rPr>
            <w:rFonts w:cstheme="minorHAnsi"/>
            <w:sz w:val="20"/>
            <w:szCs w:val="20"/>
            <w:lang w:val="en-GB"/>
          </w:rPr>
          <w:delText>Council of Europe (2005), Final Declaration of the Role of EU Regional and Local Authorities in the Process of Democratic Consolidation in the Western Balkans Region, Priština, 22 June.</w:delText>
        </w:r>
      </w:del>
    </w:p>
    <w:p w14:paraId="3F069C42" w14:textId="77777777" w:rsidR="0055485E" w:rsidRPr="0055485E" w:rsidRDefault="0055485E" w:rsidP="0055485E">
      <w:pPr>
        <w:spacing w:after="0" w:line="240" w:lineRule="auto"/>
        <w:ind w:left="284" w:hanging="284"/>
        <w:jc w:val="both"/>
        <w:rPr>
          <w:rFonts w:cstheme="minorHAnsi"/>
          <w:sz w:val="20"/>
          <w:szCs w:val="20"/>
          <w:lang w:val="en-GB"/>
        </w:rPr>
      </w:pPr>
      <w:r w:rsidRPr="0055485E">
        <w:rPr>
          <w:rFonts w:cstheme="minorHAnsi"/>
          <w:sz w:val="20"/>
          <w:szCs w:val="20"/>
          <w:lang w:val="en-GB"/>
        </w:rPr>
        <w:t>Creswell, J. W., &amp; Creswell, J. D. (2018). Research Design: Qualitative, Quantitative, and Mixed Methods Approaches (5th ed.). Sage.</w:t>
      </w:r>
    </w:p>
    <w:p w14:paraId="7BA56ADD"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r w:rsidRPr="0055485E">
        <w:rPr>
          <w:rFonts w:cstheme="minorHAnsi"/>
          <w:color w:val="222222"/>
          <w:sz w:val="20"/>
          <w:szCs w:val="20"/>
          <w:shd w:val="clear" w:color="auto" w:fill="FFFFFF"/>
          <w:lang w:val="en-GB"/>
        </w:rPr>
        <w:t>Croce, M. (2025). Experts, Epistemic Authorities, and the Problem of Public Exposure. In </w:t>
      </w:r>
      <w:r w:rsidRPr="0055485E">
        <w:rPr>
          <w:rFonts w:cstheme="minorHAnsi"/>
          <w:i/>
          <w:iCs/>
          <w:color w:val="222222"/>
          <w:sz w:val="20"/>
          <w:szCs w:val="20"/>
          <w:shd w:val="clear" w:color="auto" w:fill="FFFFFF"/>
          <w:lang w:val="en-GB"/>
        </w:rPr>
        <w:t>The Epistemology of Experts</w:t>
      </w:r>
      <w:r w:rsidRPr="0055485E">
        <w:rPr>
          <w:rFonts w:cstheme="minorHAnsi"/>
          <w:color w:val="222222"/>
          <w:sz w:val="20"/>
          <w:szCs w:val="20"/>
          <w:shd w:val="clear" w:color="auto" w:fill="FFFFFF"/>
          <w:lang w:val="en-GB"/>
        </w:rPr>
        <w:t> (pp. 13-32). Routledge.</w:t>
      </w:r>
    </w:p>
    <w:p w14:paraId="14019241" w14:textId="77777777" w:rsidR="0055485E" w:rsidRPr="0055485E" w:rsidRDefault="0055485E" w:rsidP="0055485E">
      <w:pPr>
        <w:spacing w:after="0" w:line="240" w:lineRule="auto"/>
        <w:ind w:left="284" w:hanging="284"/>
        <w:jc w:val="both"/>
        <w:rPr>
          <w:rFonts w:cstheme="minorHAnsi"/>
          <w:color w:val="333333"/>
          <w:sz w:val="20"/>
          <w:szCs w:val="20"/>
          <w:shd w:val="clear" w:color="auto" w:fill="FFFFFF"/>
          <w:lang w:val="en-GB"/>
        </w:rPr>
      </w:pPr>
      <w:r w:rsidRPr="0055485E">
        <w:rPr>
          <w:rFonts w:cstheme="minorHAnsi"/>
          <w:color w:val="333333"/>
          <w:sz w:val="20"/>
          <w:szCs w:val="20"/>
          <w:shd w:val="clear" w:color="auto" w:fill="FFFFFF"/>
          <w:lang w:val="en-GB"/>
        </w:rPr>
        <w:t>Cropf, R. A. (2008). Benkler, Y. (2006). The Wealth of Networks: How Social Production Transforms Markets and Freedom. New Haven and London: Yale University Press. 528 pp. $40.00 (papercloth). </w:t>
      </w:r>
      <w:r w:rsidRPr="0055485E">
        <w:rPr>
          <w:rFonts w:cstheme="minorHAnsi"/>
          <w:i/>
          <w:iCs/>
          <w:color w:val="333333"/>
          <w:sz w:val="20"/>
          <w:szCs w:val="20"/>
          <w:shd w:val="clear" w:color="auto" w:fill="FFFFFF"/>
          <w:lang w:val="en-GB"/>
        </w:rPr>
        <w:t>Social Science Computer Review</w:t>
      </w:r>
      <w:r w:rsidRPr="0055485E">
        <w:rPr>
          <w:rFonts w:cstheme="minorHAnsi"/>
          <w:color w:val="333333"/>
          <w:sz w:val="20"/>
          <w:szCs w:val="20"/>
          <w:shd w:val="clear" w:color="auto" w:fill="FFFFFF"/>
          <w:lang w:val="en-GB"/>
        </w:rPr>
        <w:t>, </w:t>
      </w:r>
      <w:r w:rsidRPr="0055485E">
        <w:rPr>
          <w:rFonts w:cstheme="minorHAnsi"/>
          <w:i/>
          <w:iCs/>
          <w:color w:val="333333"/>
          <w:sz w:val="20"/>
          <w:szCs w:val="20"/>
          <w:shd w:val="clear" w:color="auto" w:fill="FFFFFF"/>
          <w:lang w:val="en-GB"/>
        </w:rPr>
        <w:t>26</w:t>
      </w:r>
      <w:r w:rsidRPr="0055485E">
        <w:rPr>
          <w:rFonts w:cstheme="minorHAnsi"/>
          <w:color w:val="333333"/>
          <w:sz w:val="20"/>
          <w:szCs w:val="20"/>
          <w:shd w:val="clear" w:color="auto" w:fill="FFFFFF"/>
          <w:lang w:val="en-GB"/>
        </w:rPr>
        <w:t>(2), 259-261</w:t>
      </w:r>
    </w:p>
    <w:p w14:paraId="1B5485BB" w14:textId="77777777" w:rsidR="0055485E" w:rsidRPr="0055485E" w:rsidRDefault="0055485E" w:rsidP="0055485E">
      <w:pPr>
        <w:spacing w:after="0" w:line="240" w:lineRule="auto"/>
        <w:ind w:left="284" w:hanging="284"/>
        <w:jc w:val="both"/>
        <w:rPr>
          <w:rFonts w:cstheme="minorHAnsi"/>
          <w:color w:val="FF0000"/>
          <w:sz w:val="20"/>
          <w:szCs w:val="20"/>
          <w:lang w:val="en-GB"/>
        </w:rPr>
      </w:pPr>
      <w:r w:rsidRPr="0055485E">
        <w:rPr>
          <w:rFonts w:cstheme="minorHAnsi"/>
          <w:color w:val="222222"/>
          <w:sz w:val="20"/>
          <w:szCs w:val="20"/>
          <w:shd w:val="clear" w:color="auto" w:fill="FFFFFF"/>
          <w:lang w:val="en-GB"/>
        </w:rPr>
        <w:t>Crum, B. (2022). EU democracy beyond participation: Building an EU political space. In </w:t>
      </w:r>
      <w:r w:rsidRPr="0055485E">
        <w:rPr>
          <w:rFonts w:cstheme="minorHAnsi"/>
          <w:i/>
          <w:iCs/>
          <w:color w:val="222222"/>
          <w:sz w:val="20"/>
          <w:szCs w:val="20"/>
          <w:shd w:val="clear" w:color="auto" w:fill="FFFFFF"/>
          <w:lang w:val="en-GB"/>
        </w:rPr>
        <w:t>Making EU Representative Democracy Fit for the Future</w:t>
      </w:r>
      <w:r w:rsidRPr="0055485E">
        <w:rPr>
          <w:rFonts w:cstheme="minorHAnsi"/>
          <w:color w:val="222222"/>
          <w:sz w:val="20"/>
          <w:szCs w:val="20"/>
          <w:shd w:val="clear" w:color="auto" w:fill="FFFFFF"/>
          <w:lang w:val="en-GB"/>
        </w:rPr>
        <w:t> (pp. 18-21). SIEPS (Svenska institutet för europapolitiska studier).</w:t>
      </w:r>
    </w:p>
    <w:p w14:paraId="149B20AA" w14:textId="77777777" w:rsidR="0055485E" w:rsidRPr="0055485E" w:rsidRDefault="0055485E" w:rsidP="0055485E">
      <w:pPr>
        <w:pStyle w:val="NormalWeb"/>
        <w:spacing w:before="0" w:beforeAutospacing="0" w:after="0" w:afterAutospacing="0"/>
        <w:ind w:left="284" w:hanging="284"/>
        <w:jc w:val="both"/>
        <w:rPr>
          <w:rFonts w:asciiTheme="minorHAnsi" w:hAnsiTheme="minorHAnsi" w:cstheme="minorHAnsi"/>
          <w:sz w:val="20"/>
          <w:szCs w:val="20"/>
          <w:lang w:val="en-GB"/>
        </w:rPr>
      </w:pPr>
      <w:r w:rsidRPr="0055485E">
        <w:rPr>
          <w:rFonts w:asciiTheme="minorHAnsi" w:hAnsiTheme="minorHAnsi" w:cstheme="minorHAnsi"/>
          <w:color w:val="222222"/>
          <w:sz w:val="20"/>
          <w:szCs w:val="20"/>
          <w:shd w:val="clear" w:color="auto" w:fill="FFFFFF"/>
          <w:lang w:val="en-GB"/>
        </w:rPr>
        <w:t>Dan, S., Ling, Z., Chen, Y., Tegegne, J., Jaeger, V. K., Karch, A., ... &amp; Machine Learning &amp;Global Health network Bhatt Samir 5 6 Flaxman Seth 7 Semenova Elizaveta 8 Miscouridou Xenia 1 9 Unwin Juliette 10 Sejdinovic Dino 11 Faria Nuno 12 Duchene David A. 13 Kraemer Moritz 14 Vollmer Sebastian 15 16 17. (2025). Addressing survey fatigue bias in longitudinal social contact studies to improve pandemic preparedness. </w:t>
      </w:r>
      <w:r w:rsidRPr="0055485E">
        <w:rPr>
          <w:rFonts w:asciiTheme="minorHAnsi" w:hAnsiTheme="minorHAnsi" w:cstheme="minorHAnsi"/>
          <w:i/>
          <w:iCs/>
          <w:color w:val="222222"/>
          <w:sz w:val="20"/>
          <w:szCs w:val="20"/>
          <w:shd w:val="clear" w:color="auto" w:fill="FFFFFF"/>
          <w:lang w:val="en-GB"/>
        </w:rPr>
        <w:t>Scientific Reports</w:t>
      </w:r>
      <w:r w:rsidRPr="0055485E">
        <w:rPr>
          <w:rFonts w:asciiTheme="minorHAnsi" w:hAnsiTheme="minorHAnsi" w:cstheme="minorHAnsi"/>
          <w:color w:val="222222"/>
          <w:sz w:val="20"/>
          <w:szCs w:val="20"/>
          <w:shd w:val="clear" w:color="auto" w:fill="FFFFFF"/>
          <w:lang w:val="en-GB"/>
        </w:rPr>
        <w:t>, </w:t>
      </w:r>
      <w:r w:rsidRPr="0055485E">
        <w:rPr>
          <w:rFonts w:asciiTheme="minorHAnsi" w:hAnsiTheme="minorHAnsi" w:cstheme="minorHAnsi"/>
          <w:i/>
          <w:iCs/>
          <w:color w:val="222222"/>
          <w:sz w:val="20"/>
          <w:szCs w:val="20"/>
          <w:shd w:val="clear" w:color="auto" w:fill="FFFFFF"/>
          <w:lang w:val="en-GB"/>
        </w:rPr>
        <w:t>15</w:t>
      </w:r>
      <w:r w:rsidRPr="0055485E">
        <w:rPr>
          <w:rFonts w:asciiTheme="minorHAnsi" w:hAnsiTheme="minorHAnsi" w:cstheme="minorHAnsi"/>
          <w:color w:val="222222"/>
          <w:sz w:val="20"/>
          <w:szCs w:val="20"/>
          <w:shd w:val="clear" w:color="auto" w:fill="FFFFFF"/>
          <w:lang w:val="en-GB"/>
        </w:rPr>
        <w:t>(1), 17935.</w:t>
      </w:r>
    </w:p>
    <w:p w14:paraId="1E40E969" w14:textId="77777777" w:rsidR="0055485E" w:rsidRPr="0055485E" w:rsidRDefault="0055485E" w:rsidP="0055485E">
      <w:pPr>
        <w:pStyle w:val="my-2"/>
        <w:spacing w:before="0" w:beforeAutospacing="0" w:after="0" w:afterAutospacing="0"/>
        <w:ind w:left="284" w:hanging="284"/>
        <w:jc w:val="both"/>
        <w:rPr>
          <w:rFonts w:asciiTheme="minorHAnsi" w:hAnsiTheme="minorHAnsi" w:cstheme="minorHAnsi"/>
          <w:color w:val="000000"/>
          <w:sz w:val="20"/>
          <w:szCs w:val="20"/>
          <w:lang w:val="en-GB"/>
        </w:rPr>
      </w:pPr>
      <w:r w:rsidRPr="0055485E">
        <w:rPr>
          <w:rFonts w:asciiTheme="minorHAnsi" w:hAnsiTheme="minorHAnsi" w:cstheme="minorHAnsi"/>
          <w:color w:val="000000"/>
          <w:sz w:val="20"/>
          <w:szCs w:val="20"/>
          <w:lang w:val="en-GB"/>
        </w:rPr>
        <w:t>Davies, J., &amp; Procter, R. (2020). Online platforms of public participation: A deliberative democracy or a delusion? In</w:t>
      </w:r>
      <w:r w:rsidRPr="0055485E">
        <w:rPr>
          <w:rStyle w:val="apple-converted-space"/>
          <w:rFonts w:asciiTheme="minorHAnsi" w:hAnsiTheme="minorHAnsi" w:cstheme="minorHAnsi"/>
          <w:color w:val="000000"/>
          <w:sz w:val="20"/>
          <w:szCs w:val="20"/>
          <w:lang w:val="en-GB"/>
        </w:rPr>
        <w:t> </w:t>
      </w:r>
      <w:r w:rsidRPr="0055485E">
        <w:rPr>
          <w:rStyle w:val="Emphasis"/>
          <w:rFonts w:asciiTheme="minorHAnsi" w:hAnsiTheme="minorHAnsi" w:cstheme="minorHAnsi"/>
          <w:color w:val="000000"/>
          <w:sz w:val="20"/>
          <w:szCs w:val="20"/>
          <w:lang w:val="en-GB"/>
        </w:rPr>
        <w:t>Proceedings of the 13th International Conference on Theory and Practice of Electronic Governance (ICEGOV2020)</w:t>
      </w:r>
      <w:r w:rsidRPr="0055485E">
        <w:rPr>
          <w:rStyle w:val="apple-converted-space"/>
          <w:rFonts w:asciiTheme="minorHAnsi" w:hAnsiTheme="minorHAnsi" w:cstheme="minorHAnsi"/>
          <w:color w:val="000000"/>
          <w:sz w:val="20"/>
          <w:szCs w:val="20"/>
          <w:lang w:val="en-GB"/>
        </w:rPr>
        <w:t> </w:t>
      </w:r>
      <w:r w:rsidRPr="0055485E">
        <w:rPr>
          <w:rFonts w:asciiTheme="minorHAnsi" w:hAnsiTheme="minorHAnsi" w:cstheme="minorHAnsi"/>
          <w:color w:val="000000"/>
          <w:sz w:val="20"/>
          <w:szCs w:val="20"/>
          <w:lang w:val="en-GB"/>
        </w:rPr>
        <w:t>(pp. 748–752). ACM.</w:t>
      </w:r>
    </w:p>
    <w:p w14:paraId="3B4717D8" w14:textId="77777777" w:rsidR="0055485E" w:rsidRPr="0055485E" w:rsidRDefault="0055485E" w:rsidP="0055485E">
      <w:pPr>
        <w:spacing w:after="0" w:line="240" w:lineRule="auto"/>
        <w:ind w:left="284" w:hanging="284"/>
        <w:jc w:val="both"/>
        <w:rPr>
          <w:rFonts w:eastAsia="Times New Roman" w:cstheme="minorHAnsi"/>
          <w:sz w:val="20"/>
          <w:szCs w:val="20"/>
          <w:lang w:val="en-GB" w:eastAsia="pt-PT"/>
        </w:rPr>
      </w:pPr>
      <w:r w:rsidRPr="0055485E">
        <w:rPr>
          <w:rFonts w:eastAsia="Times New Roman" w:cstheme="minorHAnsi"/>
          <w:sz w:val="20"/>
          <w:szCs w:val="20"/>
          <w:lang w:val="en-GB" w:eastAsia="pt-PT"/>
        </w:rPr>
        <w:t xml:space="preserve">De Angelis, M. (2017). </w:t>
      </w:r>
      <w:r w:rsidRPr="0055485E">
        <w:rPr>
          <w:rFonts w:eastAsia="Times New Roman" w:cstheme="minorHAnsi"/>
          <w:i/>
          <w:iCs/>
          <w:sz w:val="20"/>
          <w:szCs w:val="20"/>
          <w:lang w:val="en-GB" w:eastAsia="pt-PT"/>
        </w:rPr>
        <w:t>Omnia Sunt Communia: On the Commons and the Transformation to Postcapitalism</w:t>
      </w:r>
      <w:r w:rsidRPr="0055485E">
        <w:rPr>
          <w:rFonts w:eastAsia="Times New Roman" w:cstheme="minorHAnsi"/>
          <w:sz w:val="20"/>
          <w:szCs w:val="20"/>
          <w:lang w:val="en-GB" w:eastAsia="pt-PT"/>
        </w:rPr>
        <w:t xml:space="preserve">. Zed Books. </w:t>
      </w:r>
    </w:p>
    <w:p w14:paraId="316A83E0" w14:textId="77777777" w:rsidR="0055485E" w:rsidRPr="0055485E" w:rsidRDefault="0055485E" w:rsidP="0055485E">
      <w:pPr>
        <w:spacing w:after="0" w:line="240" w:lineRule="auto"/>
        <w:ind w:left="284" w:hanging="284"/>
        <w:jc w:val="both"/>
        <w:rPr>
          <w:rFonts w:cstheme="minorHAnsi"/>
          <w:sz w:val="20"/>
          <w:szCs w:val="20"/>
          <w:lang w:val="en-GB"/>
        </w:rPr>
      </w:pPr>
      <w:r w:rsidRPr="0055485E">
        <w:rPr>
          <w:rFonts w:cstheme="minorHAnsi"/>
          <w:sz w:val="20"/>
          <w:szCs w:val="20"/>
          <w:lang w:val="en-GB"/>
        </w:rPr>
        <w:t>De Angelis, M. (2017). Omnia sunt communia: On the commons and the transformation to postcapitalism. Zed Books.</w:t>
      </w:r>
    </w:p>
    <w:p w14:paraId="5E480363" w14:textId="77777777" w:rsidR="00510525" w:rsidRDefault="00510525" w:rsidP="0055485E">
      <w:pPr>
        <w:pStyle w:val="BodyText"/>
        <w:ind w:left="284" w:right="141" w:hanging="284"/>
        <w:jc w:val="both"/>
        <w:rPr>
          <w:ins w:id="63" w:author="Sérgio Pedro" w:date="2026-07-10T09:59:00Z"/>
          <w:rFonts w:asciiTheme="minorHAnsi" w:hAnsiTheme="minorHAnsi" w:cstheme="minorHAnsi"/>
          <w:sz w:val="20"/>
          <w:szCs w:val="20"/>
          <w:highlight w:val="yellow"/>
          <w:lang w:val="en-GB"/>
        </w:rPr>
      </w:pPr>
      <w:ins w:id="64" w:author="Sérgio Pedro" w:date="2026-07-10T09:59:00Z">
        <w:r>
          <w:rPr>
            <w:rFonts w:asciiTheme="minorHAnsi" w:hAnsiTheme="minorHAnsi" w:cstheme="minorHAnsi"/>
            <w:sz w:val="20"/>
            <w:szCs w:val="20"/>
            <w:highlight w:val="yellow"/>
            <w:lang w:val="en-GB"/>
          </w:rPr>
          <w:t>De Cleen, B., and Stavrakakis, Y. (2017). Distinctions and articulations: A discourse theoretical framework for the study of populism and nationalism. Javnost - The Public, 24(4), 301-319.</w:t>
        </w:r>
      </w:ins>
    </w:p>
    <w:p w14:paraId="0C065626" w14:textId="77777777" w:rsidR="00510525" w:rsidRDefault="00510525" w:rsidP="0055485E">
      <w:pPr>
        <w:spacing w:after="0" w:line="240" w:lineRule="auto"/>
        <w:ind w:left="284" w:hanging="284"/>
        <w:jc w:val="both"/>
        <w:rPr>
          <w:ins w:id="65" w:author="Sérgio Pedro" w:date="2026-07-10T09:59:00Z"/>
          <w:rFonts w:eastAsia="Times New Roman" w:cstheme="minorHAnsi"/>
          <w:sz w:val="20"/>
          <w:szCs w:val="20"/>
          <w:highlight w:val="yellow"/>
          <w:lang w:val="en-GB"/>
        </w:rPr>
      </w:pPr>
      <w:ins w:id="66" w:author="Sérgio Pedro" w:date="2026-07-10T09:59:00Z">
        <w:r>
          <w:rPr>
            <w:rFonts w:eastAsia="Times New Roman" w:cstheme="minorHAnsi"/>
            <w:sz w:val="20"/>
            <w:szCs w:val="20"/>
            <w:highlight w:val="yellow"/>
            <w:lang w:val="en-GB"/>
          </w:rPr>
          <w:t>De Cleen, B., Glynos, J., and Mondon, A. (2018). Critical research on populism: Nine rules of engagement. Organization, 25(5), 649-661.</w:t>
        </w:r>
      </w:ins>
    </w:p>
    <w:p w14:paraId="5E51EA03" w14:textId="41DB101F" w:rsidR="0055485E" w:rsidRPr="0055485E" w:rsidDel="00510525" w:rsidRDefault="0055485E" w:rsidP="0055485E">
      <w:pPr>
        <w:pStyle w:val="BodyText"/>
        <w:ind w:left="284" w:right="140" w:hanging="284"/>
        <w:jc w:val="both"/>
        <w:rPr>
          <w:del w:id="67" w:author="Sérgio Pedro" w:date="2026-07-10T09:59:00Z"/>
          <w:rFonts w:asciiTheme="minorHAnsi" w:hAnsiTheme="minorHAnsi" w:cstheme="minorHAnsi"/>
          <w:sz w:val="20"/>
          <w:szCs w:val="20"/>
          <w:highlight w:val="yellow"/>
          <w:lang w:val="en-GB"/>
        </w:rPr>
      </w:pPr>
      <w:del w:id="68" w:author="Sérgio Pedro" w:date="2026-07-10T09:59:00Z">
        <w:r w:rsidRPr="0055485E" w:rsidDel="00510525">
          <w:rPr>
            <w:rFonts w:asciiTheme="minorHAnsi" w:hAnsiTheme="minorHAnsi" w:cstheme="minorHAnsi"/>
            <w:sz w:val="20"/>
            <w:szCs w:val="20"/>
            <w:highlight w:val="yellow"/>
            <w:lang w:val="en-GB"/>
          </w:rPr>
          <w:delText xml:space="preserve">De Cleen, B. &amp; Stavrakakis, Y. (2017). “Distinctions and articulations: A discourse theoretical framework for the study of populism and nationalism.” </w:delText>
        </w:r>
        <w:r w:rsidRPr="0055485E" w:rsidDel="00510525">
          <w:rPr>
            <w:rFonts w:asciiTheme="minorHAnsi" w:hAnsiTheme="minorHAnsi" w:cstheme="minorHAnsi"/>
            <w:i/>
            <w:sz w:val="20"/>
            <w:szCs w:val="20"/>
            <w:highlight w:val="yellow"/>
            <w:lang w:val="en-GB"/>
          </w:rPr>
          <w:delText xml:space="preserve">Javnost-The Public </w:delText>
        </w:r>
        <w:r w:rsidRPr="0055485E" w:rsidDel="00510525">
          <w:rPr>
            <w:rFonts w:asciiTheme="minorHAnsi" w:hAnsiTheme="minorHAnsi" w:cstheme="minorHAnsi"/>
            <w:sz w:val="20"/>
            <w:szCs w:val="20"/>
            <w:highlight w:val="yellow"/>
            <w:lang w:val="en-GB"/>
          </w:rPr>
          <w:delText>24, no. 4 : 301-319.</w:delText>
        </w:r>
      </w:del>
    </w:p>
    <w:p w14:paraId="078B536E" w14:textId="17C02869" w:rsidR="0055485E" w:rsidRPr="0055485E" w:rsidDel="00510525" w:rsidRDefault="0055485E" w:rsidP="0055485E">
      <w:pPr>
        <w:pStyle w:val="BodyText"/>
        <w:ind w:left="284" w:right="141" w:hanging="284"/>
        <w:jc w:val="both"/>
        <w:rPr>
          <w:del w:id="69" w:author="Sérgio Pedro" w:date="2026-07-10T09:59:00Z"/>
          <w:rFonts w:asciiTheme="minorHAnsi" w:hAnsiTheme="minorHAnsi" w:cstheme="minorHAnsi"/>
          <w:sz w:val="20"/>
          <w:szCs w:val="20"/>
          <w:lang w:val="en-GB"/>
        </w:rPr>
      </w:pPr>
      <w:del w:id="70" w:author="Sérgio Pedro" w:date="2026-07-10T09:59:00Z">
        <w:r w:rsidRPr="0055485E" w:rsidDel="00510525">
          <w:rPr>
            <w:rFonts w:asciiTheme="minorHAnsi" w:hAnsiTheme="minorHAnsi" w:cstheme="minorHAnsi"/>
            <w:sz w:val="20"/>
            <w:szCs w:val="20"/>
            <w:highlight w:val="yellow"/>
            <w:lang w:val="en-GB"/>
          </w:rPr>
          <w:delText xml:space="preserve">De Cleen, Glynos, J. &amp; Mondon, A. (2018). “Critical Research on Populism: Nine Rules of Engagement.” </w:delText>
        </w:r>
        <w:r w:rsidRPr="0055485E" w:rsidDel="00510525">
          <w:rPr>
            <w:rFonts w:asciiTheme="minorHAnsi" w:hAnsiTheme="minorHAnsi" w:cstheme="minorHAnsi"/>
            <w:i/>
            <w:sz w:val="20"/>
            <w:szCs w:val="20"/>
            <w:highlight w:val="yellow"/>
            <w:lang w:val="en-GB"/>
          </w:rPr>
          <w:delText xml:space="preserve">Organization </w:delText>
        </w:r>
        <w:r w:rsidRPr="0055485E" w:rsidDel="00510525">
          <w:rPr>
            <w:rFonts w:asciiTheme="minorHAnsi" w:hAnsiTheme="minorHAnsi" w:cstheme="minorHAnsi"/>
            <w:sz w:val="20"/>
            <w:szCs w:val="20"/>
            <w:highlight w:val="yellow"/>
            <w:lang w:val="en-GB"/>
          </w:rPr>
          <w:delText>25, no. 5 : 649–61.</w:delText>
        </w:r>
      </w:del>
    </w:p>
    <w:p w14:paraId="070C4A61"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r w:rsidRPr="0055485E">
        <w:rPr>
          <w:rFonts w:cstheme="minorHAnsi"/>
          <w:color w:val="222222"/>
          <w:sz w:val="20"/>
          <w:szCs w:val="20"/>
          <w:shd w:val="clear" w:color="auto" w:fill="FFFFFF"/>
          <w:lang w:val="en-GB"/>
        </w:rPr>
        <w:t>de Freitas Montebugnoli, M. Changing World and the Growing Importance of the Transnational Advocacy Network on Global Governance.</w:t>
      </w:r>
    </w:p>
    <w:p w14:paraId="7D8E0D2D"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r w:rsidRPr="0055485E">
        <w:rPr>
          <w:rFonts w:cstheme="minorHAnsi"/>
          <w:color w:val="000000"/>
          <w:sz w:val="20"/>
          <w:szCs w:val="20"/>
          <w:shd w:val="clear" w:color="auto" w:fill="FFFFFF"/>
          <w:lang w:val="en-GB"/>
        </w:rPr>
        <w:t>de la Torre, C. (Ed.). (2018). Routledge Handbook of Global Populism (1st ed.). Routledge. https://doi.org/10.4324/9781315226446</w:t>
      </w:r>
    </w:p>
    <w:p w14:paraId="4D9C826A" w14:textId="77777777" w:rsidR="0055485E" w:rsidRPr="0055485E" w:rsidRDefault="0055485E" w:rsidP="0055485E">
      <w:pPr>
        <w:pStyle w:val="NormalWeb"/>
        <w:spacing w:before="0" w:beforeAutospacing="0" w:after="0" w:afterAutospacing="0"/>
        <w:ind w:left="284" w:hanging="284"/>
        <w:jc w:val="both"/>
        <w:rPr>
          <w:rFonts w:asciiTheme="minorHAnsi" w:hAnsiTheme="minorHAnsi" w:cstheme="minorHAnsi"/>
          <w:sz w:val="20"/>
          <w:szCs w:val="20"/>
          <w:lang w:val="en-GB"/>
        </w:rPr>
      </w:pPr>
      <w:r w:rsidRPr="0055485E">
        <w:rPr>
          <w:rFonts w:asciiTheme="minorHAnsi" w:hAnsiTheme="minorHAnsi" w:cstheme="minorHAnsi"/>
          <w:color w:val="222222"/>
          <w:sz w:val="20"/>
          <w:szCs w:val="20"/>
          <w:shd w:val="clear" w:color="auto" w:fill="FFFFFF"/>
          <w:lang w:val="en-GB"/>
        </w:rPr>
        <w:t>de Losada Passols, A. F., &amp; Chueca, E. G. (2018). Rethinking global cities through international municipalism and the Right to the City. </w:t>
      </w:r>
      <w:r w:rsidRPr="0055485E">
        <w:rPr>
          <w:rFonts w:asciiTheme="minorHAnsi" w:hAnsiTheme="minorHAnsi" w:cstheme="minorHAnsi"/>
          <w:i/>
          <w:iCs/>
          <w:color w:val="222222"/>
          <w:sz w:val="20"/>
          <w:szCs w:val="20"/>
          <w:shd w:val="clear" w:color="auto" w:fill="FFFFFF"/>
          <w:lang w:val="en-GB"/>
        </w:rPr>
        <w:t>Notes internacionals CIDOB</w:t>
      </w:r>
      <w:r w:rsidRPr="0055485E">
        <w:rPr>
          <w:rFonts w:asciiTheme="minorHAnsi" w:hAnsiTheme="minorHAnsi" w:cstheme="minorHAnsi"/>
          <w:color w:val="222222"/>
          <w:sz w:val="20"/>
          <w:szCs w:val="20"/>
          <w:shd w:val="clear" w:color="auto" w:fill="FFFFFF"/>
          <w:lang w:val="en-GB"/>
        </w:rPr>
        <w:t>, </w:t>
      </w:r>
      <w:r w:rsidRPr="0055485E">
        <w:rPr>
          <w:rFonts w:asciiTheme="minorHAnsi" w:hAnsiTheme="minorHAnsi" w:cstheme="minorHAnsi"/>
          <w:i/>
          <w:iCs/>
          <w:color w:val="222222"/>
          <w:sz w:val="20"/>
          <w:szCs w:val="20"/>
          <w:shd w:val="clear" w:color="auto" w:fill="FFFFFF"/>
          <w:lang w:val="en-GB"/>
        </w:rPr>
        <w:t>198</w:t>
      </w:r>
      <w:r w:rsidRPr="0055485E">
        <w:rPr>
          <w:rFonts w:asciiTheme="minorHAnsi" w:hAnsiTheme="minorHAnsi" w:cstheme="minorHAnsi"/>
          <w:color w:val="222222"/>
          <w:sz w:val="20"/>
          <w:szCs w:val="20"/>
          <w:shd w:val="clear" w:color="auto" w:fill="FFFFFF"/>
          <w:lang w:val="en-GB"/>
        </w:rPr>
        <w:t>, 1-5.</w:t>
      </w:r>
    </w:p>
    <w:p w14:paraId="0843FB25" w14:textId="77777777" w:rsidR="0055485E" w:rsidRPr="0055485E" w:rsidRDefault="0055485E" w:rsidP="0055485E">
      <w:pPr>
        <w:pStyle w:val="NormalWeb"/>
        <w:spacing w:before="0" w:beforeAutospacing="0" w:after="0" w:afterAutospacing="0"/>
        <w:ind w:left="284" w:hanging="284"/>
        <w:jc w:val="both"/>
        <w:rPr>
          <w:rFonts w:asciiTheme="minorHAnsi" w:hAnsiTheme="minorHAnsi" w:cstheme="minorHAnsi"/>
          <w:sz w:val="20"/>
          <w:szCs w:val="20"/>
          <w:lang w:val="en-GB"/>
        </w:rPr>
      </w:pPr>
      <w:r w:rsidRPr="0055485E">
        <w:rPr>
          <w:rFonts w:asciiTheme="minorHAnsi" w:hAnsiTheme="minorHAnsi" w:cstheme="minorHAnsi"/>
          <w:color w:val="222222"/>
          <w:sz w:val="20"/>
          <w:szCs w:val="20"/>
          <w:shd w:val="clear" w:color="auto" w:fill="FFFFFF"/>
          <w:lang w:val="en-GB"/>
        </w:rPr>
        <w:t>De Losada, A. F., &amp; Galceran-Vercherm, M. (2022). Cities in Global Governance. </w:t>
      </w:r>
      <w:r w:rsidRPr="0055485E">
        <w:rPr>
          <w:rFonts w:asciiTheme="minorHAnsi" w:hAnsiTheme="minorHAnsi" w:cstheme="minorHAnsi"/>
          <w:i/>
          <w:iCs/>
          <w:color w:val="222222"/>
          <w:sz w:val="20"/>
          <w:szCs w:val="20"/>
          <w:shd w:val="clear" w:color="auto" w:fill="FFFFFF"/>
          <w:lang w:val="en-GB"/>
        </w:rPr>
        <w:t>From multilateralism to multistakeholderism</w:t>
      </w:r>
      <w:r w:rsidRPr="0055485E">
        <w:rPr>
          <w:rFonts w:asciiTheme="minorHAnsi" w:hAnsiTheme="minorHAnsi" w:cstheme="minorHAnsi"/>
          <w:color w:val="222222"/>
          <w:sz w:val="20"/>
          <w:szCs w:val="20"/>
          <w:shd w:val="clear" w:color="auto" w:fill="FFFFFF"/>
          <w:lang w:val="en-GB"/>
        </w:rPr>
        <w:t>.</w:t>
      </w:r>
    </w:p>
    <w:p w14:paraId="33067DBA" w14:textId="77777777" w:rsidR="0055485E" w:rsidRPr="0055485E" w:rsidRDefault="0055485E" w:rsidP="0055485E">
      <w:pPr>
        <w:spacing w:after="0" w:line="240" w:lineRule="auto"/>
        <w:ind w:left="284" w:hanging="284"/>
        <w:jc w:val="both"/>
        <w:rPr>
          <w:rFonts w:cstheme="minorHAnsi"/>
          <w:sz w:val="20"/>
          <w:szCs w:val="20"/>
          <w:lang w:val="en-GB"/>
        </w:rPr>
      </w:pPr>
      <w:r w:rsidRPr="0055485E">
        <w:rPr>
          <w:rFonts w:cstheme="minorHAnsi"/>
          <w:sz w:val="20"/>
          <w:szCs w:val="20"/>
          <w:lang w:val="en-GB"/>
        </w:rPr>
        <w:t>De Marzo, G. (2026). L'internazionale della Terra. Cambiamento climatico, giustizia sociale ed ecologia della relazione. Minimum Fax</w:t>
      </w:r>
    </w:p>
    <w:p w14:paraId="1B1226C2" w14:textId="77777777" w:rsidR="0055485E" w:rsidRPr="0055485E" w:rsidRDefault="0055485E" w:rsidP="0055485E">
      <w:pPr>
        <w:spacing w:after="0" w:line="240" w:lineRule="auto"/>
        <w:ind w:left="284" w:hanging="284"/>
        <w:jc w:val="both"/>
        <w:rPr>
          <w:rFonts w:cstheme="minorHAnsi"/>
          <w:sz w:val="20"/>
          <w:szCs w:val="20"/>
          <w:lang w:val="en-GB"/>
        </w:rPr>
      </w:pPr>
      <w:r w:rsidRPr="0055485E">
        <w:rPr>
          <w:rFonts w:cstheme="minorHAnsi"/>
          <w:color w:val="222222"/>
          <w:sz w:val="20"/>
          <w:szCs w:val="20"/>
          <w:shd w:val="clear" w:color="auto" w:fill="FFFFFF"/>
          <w:lang w:val="en-GB"/>
        </w:rPr>
        <w:t>Della Porta, D., &amp; Mosca, L. (2007). In movimento:‘contamination’in action and the Italian Global Justice Movement. </w:t>
      </w:r>
      <w:r w:rsidRPr="0055485E">
        <w:rPr>
          <w:rFonts w:cstheme="minorHAnsi"/>
          <w:i/>
          <w:iCs/>
          <w:color w:val="222222"/>
          <w:sz w:val="20"/>
          <w:szCs w:val="20"/>
          <w:shd w:val="clear" w:color="auto" w:fill="FFFFFF"/>
          <w:lang w:val="en-GB"/>
        </w:rPr>
        <w:t>Global networks</w:t>
      </w:r>
      <w:r w:rsidRPr="0055485E">
        <w:rPr>
          <w:rFonts w:cstheme="minorHAnsi"/>
          <w:color w:val="222222"/>
          <w:sz w:val="20"/>
          <w:szCs w:val="20"/>
          <w:shd w:val="clear" w:color="auto" w:fill="FFFFFF"/>
          <w:lang w:val="en-GB"/>
        </w:rPr>
        <w:t>, </w:t>
      </w:r>
      <w:r w:rsidRPr="0055485E">
        <w:rPr>
          <w:rFonts w:cstheme="minorHAnsi"/>
          <w:i/>
          <w:iCs/>
          <w:color w:val="222222"/>
          <w:sz w:val="20"/>
          <w:szCs w:val="20"/>
          <w:shd w:val="clear" w:color="auto" w:fill="FFFFFF"/>
          <w:lang w:val="en-GB"/>
        </w:rPr>
        <w:t>7</w:t>
      </w:r>
      <w:r w:rsidRPr="0055485E">
        <w:rPr>
          <w:rFonts w:cstheme="minorHAnsi"/>
          <w:color w:val="222222"/>
          <w:sz w:val="20"/>
          <w:szCs w:val="20"/>
          <w:shd w:val="clear" w:color="auto" w:fill="FFFFFF"/>
          <w:lang w:val="en-GB"/>
        </w:rPr>
        <w:t>(1), 1-27.</w:t>
      </w:r>
    </w:p>
    <w:p w14:paraId="2265A051" w14:textId="77777777" w:rsidR="0055485E" w:rsidRPr="0055485E" w:rsidRDefault="0055485E" w:rsidP="0055485E">
      <w:pPr>
        <w:spacing w:after="0" w:line="240" w:lineRule="auto"/>
        <w:ind w:left="284" w:hanging="284"/>
        <w:jc w:val="both"/>
        <w:rPr>
          <w:rFonts w:eastAsia="Times New Roman" w:cstheme="minorHAnsi"/>
          <w:sz w:val="20"/>
          <w:szCs w:val="20"/>
          <w:lang w:val="en-GB" w:eastAsia="pt-PT"/>
        </w:rPr>
      </w:pPr>
      <w:r w:rsidRPr="0055485E">
        <w:rPr>
          <w:rFonts w:cstheme="minorHAnsi"/>
          <w:color w:val="222222"/>
          <w:sz w:val="20"/>
          <w:szCs w:val="20"/>
          <w:shd w:val="clear" w:color="auto" w:fill="FFFFFF"/>
          <w:lang w:val="en-GB"/>
        </w:rPr>
        <w:t>Deng, X., &amp; Mao, G. (2013). Social Network Analysis and Its Developments. In </w:t>
      </w:r>
      <w:r w:rsidRPr="0055485E">
        <w:rPr>
          <w:rFonts w:cstheme="minorHAnsi"/>
          <w:i/>
          <w:iCs/>
          <w:color w:val="222222"/>
          <w:sz w:val="20"/>
          <w:szCs w:val="20"/>
          <w:shd w:val="clear" w:color="auto" w:fill="FFFFFF"/>
          <w:lang w:val="en-GB"/>
        </w:rPr>
        <w:t>2013 International Conference on Advances in Social Science, Humanities, and Management (ASSHM-13)</w:t>
      </w:r>
      <w:r w:rsidRPr="0055485E">
        <w:rPr>
          <w:rFonts w:cstheme="minorHAnsi"/>
          <w:color w:val="222222"/>
          <w:sz w:val="20"/>
          <w:szCs w:val="20"/>
          <w:shd w:val="clear" w:color="auto" w:fill="FFFFFF"/>
          <w:lang w:val="en-GB"/>
        </w:rPr>
        <w:t> (pp. 193-197). Atlantis Press.</w:t>
      </w:r>
      <w:r w:rsidRPr="0055485E">
        <w:rPr>
          <w:rFonts w:eastAsia="Times New Roman" w:cstheme="minorHAnsi"/>
          <w:sz w:val="20"/>
          <w:szCs w:val="20"/>
          <w:lang w:val="en-GB" w:eastAsia="pt-PT"/>
        </w:rPr>
        <w:t xml:space="preserve"> Simmel, G. (1964). </w:t>
      </w:r>
      <w:r w:rsidRPr="0055485E">
        <w:rPr>
          <w:rFonts w:eastAsia="Times New Roman" w:cstheme="minorHAnsi"/>
          <w:i/>
          <w:iCs/>
          <w:sz w:val="20"/>
          <w:szCs w:val="20"/>
          <w:lang w:val="en-GB" w:eastAsia="pt-PT"/>
        </w:rPr>
        <w:t>Conflict and the web of group affiliations</w:t>
      </w:r>
      <w:r w:rsidRPr="0055485E">
        <w:rPr>
          <w:rFonts w:eastAsia="Times New Roman" w:cstheme="minorHAnsi"/>
          <w:sz w:val="20"/>
          <w:szCs w:val="20"/>
          <w:lang w:val="en-GB" w:eastAsia="pt-PT"/>
        </w:rPr>
        <w:t xml:space="preserve"> (K. H. Wolff &amp; R. Bendix, Trans.). Free Press.</w:t>
      </w:r>
    </w:p>
    <w:p w14:paraId="2FC413FA"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r w:rsidRPr="0055485E">
        <w:rPr>
          <w:rFonts w:cstheme="minorHAnsi"/>
          <w:color w:val="222222"/>
          <w:sz w:val="20"/>
          <w:szCs w:val="20"/>
          <w:shd w:val="clear" w:color="auto" w:fill="FFFFFF"/>
          <w:lang w:val="en-GB"/>
        </w:rPr>
        <w:t>Dhakal, S. P. (2011). Can environmental governance benefit from an ICT-social capital nexus in civil society?. </w:t>
      </w:r>
      <w:r w:rsidRPr="0055485E">
        <w:rPr>
          <w:rFonts w:cstheme="minorHAnsi"/>
          <w:i/>
          <w:iCs/>
          <w:color w:val="222222"/>
          <w:sz w:val="20"/>
          <w:szCs w:val="20"/>
          <w:shd w:val="clear" w:color="auto" w:fill="FFFFFF"/>
          <w:lang w:val="en-GB"/>
        </w:rPr>
        <w:t>tripleC-Cognition, Communication, Co-operation</w:t>
      </w:r>
      <w:r w:rsidRPr="0055485E">
        <w:rPr>
          <w:rFonts w:cstheme="minorHAnsi"/>
          <w:color w:val="222222"/>
          <w:sz w:val="20"/>
          <w:szCs w:val="20"/>
          <w:shd w:val="clear" w:color="auto" w:fill="FFFFFF"/>
          <w:lang w:val="en-GB"/>
        </w:rPr>
        <w:t>, </w:t>
      </w:r>
      <w:r w:rsidRPr="0055485E">
        <w:rPr>
          <w:rFonts w:cstheme="minorHAnsi"/>
          <w:i/>
          <w:iCs/>
          <w:color w:val="222222"/>
          <w:sz w:val="20"/>
          <w:szCs w:val="20"/>
          <w:shd w:val="clear" w:color="auto" w:fill="FFFFFF"/>
          <w:lang w:val="en-GB"/>
        </w:rPr>
        <w:t>9</w:t>
      </w:r>
      <w:r w:rsidRPr="0055485E">
        <w:rPr>
          <w:rFonts w:cstheme="minorHAnsi"/>
          <w:color w:val="222222"/>
          <w:sz w:val="20"/>
          <w:szCs w:val="20"/>
          <w:shd w:val="clear" w:color="auto" w:fill="FFFFFF"/>
          <w:lang w:val="en-GB"/>
        </w:rPr>
        <w:t>(2).</w:t>
      </w:r>
    </w:p>
    <w:p w14:paraId="103F1B6A" w14:textId="77777777" w:rsidR="0055485E" w:rsidRPr="0055485E" w:rsidRDefault="0055485E" w:rsidP="0055485E">
      <w:pPr>
        <w:spacing w:after="0" w:line="240" w:lineRule="auto"/>
        <w:ind w:left="284" w:hanging="284"/>
        <w:jc w:val="both"/>
        <w:rPr>
          <w:rFonts w:eastAsia="Times New Roman" w:cstheme="minorHAnsi"/>
          <w:sz w:val="20"/>
          <w:szCs w:val="20"/>
          <w:lang w:val="en-GB" w:eastAsia="pt-PT"/>
        </w:rPr>
      </w:pPr>
      <w:r w:rsidRPr="0055485E">
        <w:rPr>
          <w:rFonts w:eastAsia="Times New Roman" w:cstheme="minorHAnsi"/>
          <w:sz w:val="20"/>
          <w:szCs w:val="20"/>
          <w:lang w:val="en-GB" w:eastAsia="pt-PT"/>
        </w:rPr>
        <w:t xml:space="preserve">Diani, M. (2002). Network analysis. In M. K. C. Diani &amp; D. McAdam (Eds.), </w:t>
      </w:r>
      <w:r w:rsidRPr="0055485E">
        <w:rPr>
          <w:rFonts w:eastAsia="Times New Roman" w:cstheme="minorHAnsi"/>
          <w:i/>
          <w:iCs/>
          <w:sz w:val="20"/>
          <w:szCs w:val="20"/>
          <w:lang w:val="en-GB" w:eastAsia="pt-PT"/>
        </w:rPr>
        <w:t>Social movements and networks: Relational approaches to collective action</w:t>
      </w:r>
      <w:r w:rsidRPr="0055485E">
        <w:rPr>
          <w:rFonts w:eastAsia="Times New Roman" w:cstheme="minorHAnsi"/>
          <w:sz w:val="20"/>
          <w:szCs w:val="20"/>
          <w:lang w:val="en-GB" w:eastAsia="pt-PT"/>
        </w:rPr>
        <w:t xml:space="preserve"> (pp. 1–25). Oxford University Press.</w:t>
      </w:r>
    </w:p>
    <w:p w14:paraId="600B70D2" w14:textId="77777777" w:rsidR="0055485E" w:rsidRPr="0055485E" w:rsidRDefault="0055485E" w:rsidP="0055485E">
      <w:pPr>
        <w:spacing w:after="0" w:line="240" w:lineRule="auto"/>
        <w:ind w:left="284" w:hanging="284"/>
        <w:jc w:val="both"/>
        <w:rPr>
          <w:rFonts w:eastAsia="Times New Roman" w:cstheme="minorHAnsi"/>
          <w:sz w:val="20"/>
          <w:szCs w:val="20"/>
          <w:lang w:val="en-GB" w:eastAsia="pt-PT"/>
        </w:rPr>
      </w:pPr>
      <w:r w:rsidRPr="0055485E">
        <w:rPr>
          <w:rFonts w:eastAsia="Times New Roman" w:cstheme="minorHAnsi"/>
          <w:sz w:val="20"/>
          <w:szCs w:val="20"/>
          <w:lang w:val="en-GB" w:eastAsia="pt-PT"/>
        </w:rPr>
        <w:t xml:space="preserve">Diani, M., &amp; McAdam, D. (Eds.). (2003). </w:t>
      </w:r>
      <w:r w:rsidRPr="0055485E">
        <w:rPr>
          <w:rFonts w:eastAsia="Times New Roman" w:cstheme="minorHAnsi"/>
          <w:i/>
          <w:iCs/>
          <w:sz w:val="20"/>
          <w:szCs w:val="20"/>
          <w:lang w:val="en-GB" w:eastAsia="pt-PT"/>
        </w:rPr>
        <w:t>Social movements and networks: Relational approaches to collective action</w:t>
      </w:r>
      <w:r w:rsidRPr="0055485E">
        <w:rPr>
          <w:rFonts w:eastAsia="Times New Roman" w:cstheme="minorHAnsi"/>
          <w:sz w:val="20"/>
          <w:szCs w:val="20"/>
          <w:lang w:val="en-GB" w:eastAsia="pt-PT"/>
        </w:rPr>
        <w:t>. Oxford University Press.</w:t>
      </w:r>
    </w:p>
    <w:p w14:paraId="31F414C9"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r w:rsidRPr="0055485E">
        <w:rPr>
          <w:rFonts w:cstheme="minorHAnsi"/>
          <w:color w:val="222222"/>
          <w:sz w:val="20"/>
          <w:szCs w:val="20"/>
          <w:shd w:val="clear" w:color="auto" w:fill="FFFFFF"/>
          <w:lang w:val="en-GB"/>
        </w:rPr>
        <w:t xml:space="preserve">Diani, M., Ernstson, H., Jasny, L. (2022). Civil Society as Networks of Issues and Associations: The Case of Food. In: Glückler, J., Meyer, HD., Suarsana, L. (eds) Knowledge and Civil Society. Knowledge and Space, vol 17. Springer, Cham. </w:t>
      </w:r>
      <w:hyperlink r:id="rId8" w:history="1">
        <w:r w:rsidRPr="0055485E">
          <w:rPr>
            <w:rStyle w:val="Hyperlink"/>
            <w:rFonts w:cstheme="minorHAnsi"/>
            <w:sz w:val="20"/>
            <w:szCs w:val="20"/>
            <w:shd w:val="clear" w:color="auto" w:fill="FFFFFF"/>
            <w:lang w:val="en-GB"/>
          </w:rPr>
          <w:t>https://doi.org/10.1007/978-3-030-71147-4_8</w:t>
        </w:r>
      </w:hyperlink>
    </w:p>
    <w:p w14:paraId="7BCE3D74" w14:textId="77777777" w:rsidR="0055485E" w:rsidRPr="0055485E" w:rsidRDefault="0055485E" w:rsidP="0055485E">
      <w:pPr>
        <w:autoSpaceDE w:val="0"/>
        <w:autoSpaceDN w:val="0"/>
        <w:adjustRightInd w:val="0"/>
        <w:spacing w:after="0" w:line="240" w:lineRule="auto"/>
        <w:ind w:left="284" w:hanging="284"/>
        <w:jc w:val="both"/>
        <w:rPr>
          <w:rFonts w:cstheme="minorHAnsi"/>
          <w:sz w:val="20"/>
          <w:szCs w:val="20"/>
          <w:lang w:val="en-GB"/>
        </w:rPr>
      </w:pPr>
      <w:r w:rsidRPr="0055485E">
        <w:rPr>
          <w:rFonts w:cstheme="minorHAnsi"/>
          <w:color w:val="222222"/>
          <w:sz w:val="20"/>
          <w:szCs w:val="20"/>
          <w:shd w:val="clear" w:color="auto" w:fill="FFFFFF"/>
          <w:lang w:val="en-GB"/>
        </w:rPr>
        <w:t>Downoadable at</w:t>
      </w:r>
      <w:r w:rsidRPr="0055485E">
        <w:rPr>
          <w:rFonts w:cstheme="minorHAnsi"/>
          <w:sz w:val="20"/>
          <w:szCs w:val="20"/>
          <w:lang w:val="en-GB"/>
        </w:rPr>
        <w:t xml:space="preserve"> </w:t>
      </w:r>
      <w:r w:rsidRPr="0055485E">
        <w:rPr>
          <w:rFonts w:cstheme="minorHAnsi"/>
          <w:color w:val="222222"/>
          <w:sz w:val="20"/>
          <w:szCs w:val="20"/>
          <w:shd w:val="clear" w:color="auto" w:fill="FFFFFF"/>
          <w:lang w:val="en-GB"/>
        </w:rPr>
        <w:t>https://ddd.uab.cat/record/38291</w:t>
      </w:r>
    </w:p>
    <w:p w14:paraId="3218948F" w14:textId="77777777" w:rsidR="0055485E" w:rsidRPr="0055485E" w:rsidRDefault="0055485E" w:rsidP="0055485E">
      <w:pPr>
        <w:spacing w:after="0" w:line="240" w:lineRule="auto"/>
        <w:ind w:left="284" w:hanging="284"/>
        <w:jc w:val="both"/>
        <w:rPr>
          <w:rFonts w:cstheme="minorHAnsi"/>
          <w:sz w:val="20"/>
          <w:szCs w:val="20"/>
          <w:lang w:val="en-GB"/>
        </w:rPr>
      </w:pPr>
      <w:r w:rsidRPr="0055485E">
        <w:rPr>
          <w:rFonts w:cstheme="minorHAnsi"/>
          <w:color w:val="222222"/>
          <w:sz w:val="20"/>
          <w:szCs w:val="20"/>
          <w:shd w:val="clear" w:color="auto" w:fill="FFFFFF"/>
          <w:lang w:val="en-GB"/>
        </w:rPr>
        <w:t>Eisenhardt, K. M. (1989). Building theories from case study research. </w:t>
      </w:r>
      <w:r w:rsidRPr="0055485E">
        <w:rPr>
          <w:rFonts w:cstheme="minorHAnsi"/>
          <w:i/>
          <w:iCs/>
          <w:color w:val="222222"/>
          <w:sz w:val="20"/>
          <w:szCs w:val="20"/>
          <w:shd w:val="clear" w:color="auto" w:fill="FFFFFF"/>
          <w:lang w:val="en-GB"/>
        </w:rPr>
        <w:t>Academy of management review</w:t>
      </w:r>
      <w:r w:rsidRPr="0055485E">
        <w:rPr>
          <w:rFonts w:cstheme="minorHAnsi"/>
          <w:color w:val="222222"/>
          <w:sz w:val="20"/>
          <w:szCs w:val="20"/>
          <w:shd w:val="clear" w:color="auto" w:fill="FFFFFF"/>
          <w:lang w:val="en-GB"/>
        </w:rPr>
        <w:t>, </w:t>
      </w:r>
      <w:r w:rsidRPr="0055485E">
        <w:rPr>
          <w:rFonts w:cstheme="minorHAnsi"/>
          <w:i/>
          <w:iCs/>
          <w:color w:val="222222"/>
          <w:sz w:val="20"/>
          <w:szCs w:val="20"/>
          <w:shd w:val="clear" w:color="auto" w:fill="FFFFFF"/>
          <w:lang w:val="en-GB"/>
        </w:rPr>
        <w:t>14</w:t>
      </w:r>
      <w:r w:rsidRPr="0055485E">
        <w:rPr>
          <w:rFonts w:cstheme="minorHAnsi"/>
          <w:color w:val="222222"/>
          <w:sz w:val="20"/>
          <w:szCs w:val="20"/>
          <w:shd w:val="clear" w:color="auto" w:fill="FFFFFF"/>
          <w:lang w:val="en-GB"/>
        </w:rPr>
        <w:t>(4), 532-550.</w:t>
      </w:r>
    </w:p>
    <w:p w14:paraId="740810E1" w14:textId="77777777" w:rsidR="0055485E" w:rsidRPr="0055485E" w:rsidRDefault="0055485E" w:rsidP="0055485E">
      <w:pPr>
        <w:spacing w:after="0" w:line="240" w:lineRule="auto"/>
        <w:ind w:left="284" w:hanging="284"/>
        <w:jc w:val="both"/>
        <w:rPr>
          <w:rFonts w:cstheme="minorHAnsi"/>
          <w:sz w:val="20"/>
          <w:szCs w:val="20"/>
          <w:lang w:val="en-GB"/>
        </w:rPr>
      </w:pPr>
      <w:r w:rsidRPr="0055485E">
        <w:rPr>
          <w:rFonts w:cstheme="minorHAnsi"/>
          <w:color w:val="222222"/>
          <w:sz w:val="20"/>
          <w:szCs w:val="20"/>
          <w:shd w:val="clear" w:color="auto" w:fill="FFFFFF"/>
          <w:lang w:val="en-GB"/>
        </w:rPr>
        <w:t>Eisenhardt, K. M., &amp; Graebner, M. E. (2007). Theory building from cases: Opportunities and challenges. </w:t>
      </w:r>
      <w:r w:rsidRPr="0055485E">
        <w:rPr>
          <w:rFonts w:cstheme="minorHAnsi"/>
          <w:i/>
          <w:iCs/>
          <w:color w:val="222222"/>
          <w:sz w:val="20"/>
          <w:szCs w:val="20"/>
          <w:shd w:val="clear" w:color="auto" w:fill="FFFFFF"/>
          <w:lang w:val="en-GB"/>
        </w:rPr>
        <w:t>Academy of management journal</w:t>
      </w:r>
      <w:r w:rsidRPr="0055485E">
        <w:rPr>
          <w:rFonts w:cstheme="minorHAnsi"/>
          <w:color w:val="222222"/>
          <w:sz w:val="20"/>
          <w:szCs w:val="20"/>
          <w:shd w:val="clear" w:color="auto" w:fill="FFFFFF"/>
          <w:lang w:val="en-GB"/>
        </w:rPr>
        <w:t>, </w:t>
      </w:r>
      <w:r w:rsidRPr="0055485E">
        <w:rPr>
          <w:rFonts w:cstheme="minorHAnsi"/>
          <w:i/>
          <w:iCs/>
          <w:color w:val="222222"/>
          <w:sz w:val="20"/>
          <w:szCs w:val="20"/>
          <w:shd w:val="clear" w:color="auto" w:fill="FFFFFF"/>
          <w:lang w:val="en-GB"/>
        </w:rPr>
        <w:t>50</w:t>
      </w:r>
      <w:r w:rsidRPr="0055485E">
        <w:rPr>
          <w:rFonts w:cstheme="minorHAnsi"/>
          <w:color w:val="222222"/>
          <w:sz w:val="20"/>
          <w:szCs w:val="20"/>
          <w:shd w:val="clear" w:color="auto" w:fill="FFFFFF"/>
          <w:lang w:val="en-GB"/>
        </w:rPr>
        <w:t>(1), 25-32.</w:t>
      </w:r>
    </w:p>
    <w:p w14:paraId="747C8D42"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r w:rsidRPr="0055485E">
        <w:rPr>
          <w:rFonts w:cstheme="minorHAnsi"/>
          <w:color w:val="222222"/>
          <w:sz w:val="20"/>
          <w:szCs w:val="20"/>
          <w:shd w:val="clear" w:color="auto" w:fill="FFFFFF"/>
          <w:lang w:val="en-GB"/>
        </w:rPr>
        <w:t>Eisenhardt, K. M., Graebner, M. E., &amp; Sonenshein, S. (2016). Grand challenges and inductive methods: Rigor without rigor mortis. </w:t>
      </w:r>
      <w:r w:rsidRPr="0055485E">
        <w:rPr>
          <w:rFonts w:cstheme="minorHAnsi"/>
          <w:i/>
          <w:iCs/>
          <w:color w:val="222222"/>
          <w:sz w:val="20"/>
          <w:szCs w:val="20"/>
          <w:shd w:val="clear" w:color="auto" w:fill="FFFFFF"/>
          <w:lang w:val="en-GB"/>
        </w:rPr>
        <w:t>Academy of management journal</w:t>
      </w:r>
      <w:r w:rsidRPr="0055485E">
        <w:rPr>
          <w:rFonts w:cstheme="minorHAnsi"/>
          <w:color w:val="222222"/>
          <w:sz w:val="20"/>
          <w:szCs w:val="20"/>
          <w:shd w:val="clear" w:color="auto" w:fill="FFFFFF"/>
          <w:lang w:val="en-GB"/>
        </w:rPr>
        <w:t>, </w:t>
      </w:r>
      <w:r w:rsidRPr="0055485E">
        <w:rPr>
          <w:rFonts w:cstheme="minorHAnsi"/>
          <w:i/>
          <w:iCs/>
          <w:color w:val="222222"/>
          <w:sz w:val="20"/>
          <w:szCs w:val="20"/>
          <w:shd w:val="clear" w:color="auto" w:fill="FFFFFF"/>
          <w:lang w:val="en-GB"/>
        </w:rPr>
        <w:t>59</w:t>
      </w:r>
      <w:r w:rsidRPr="0055485E">
        <w:rPr>
          <w:rFonts w:cstheme="minorHAnsi"/>
          <w:color w:val="222222"/>
          <w:sz w:val="20"/>
          <w:szCs w:val="20"/>
          <w:shd w:val="clear" w:color="auto" w:fill="FFFFFF"/>
          <w:lang w:val="en-GB"/>
        </w:rPr>
        <w:t>(4), 1113-1123.</w:t>
      </w:r>
    </w:p>
    <w:p w14:paraId="69441130" w14:textId="77777777" w:rsidR="0055485E" w:rsidRPr="0055485E" w:rsidRDefault="0055485E" w:rsidP="0055485E">
      <w:pPr>
        <w:spacing w:after="0" w:line="240" w:lineRule="auto"/>
        <w:ind w:left="284" w:hanging="284"/>
        <w:jc w:val="both"/>
        <w:rPr>
          <w:rFonts w:eastAsia="Times New Roman" w:cstheme="minorHAnsi"/>
          <w:sz w:val="20"/>
          <w:szCs w:val="20"/>
          <w:lang w:val="en-GB" w:eastAsia="pt-PT"/>
        </w:rPr>
      </w:pPr>
      <w:r w:rsidRPr="0055485E">
        <w:rPr>
          <w:rFonts w:eastAsia="Times New Roman" w:cstheme="minorHAnsi"/>
          <w:sz w:val="20"/>
          <w:szCs w:val="20"/>
          <w:lang w:val="en-GB" w:eastAsia="pt-PT"/>
        </w:rPr>
        <w:t xml:space="preserve">Elazar, D. J. (1987). </w:t>
      </w:r>
      <w:r w:rsidRPr="0055485E">
        <w:rPr>
          <w:rFonts w:eastAsia="Times New Roman" w:cstheme="minorHAnsi"/>
          <w:i/>
          <w:iCs/>
          <w:sz w:val="20"/>
          <w:szCs w:val="20"/>
          <w:lang w:val="en-GB" w:eastAsia="pt-PT"/>
        </w:rPr>
        <w:t>Exploring Federalism</w:t>
      </w:r>
      <w:r w:rsidRPr="0055485E">
        <w:rPr>
          <w:rFonts w:eastAsia="Times New Roman" w:cstheme="minorHAnsi"/>
          <w:sz w:val="20"/>
          <w:szCs w:val="20"/>
          <w:lang w:val="en-GB" w:eastAsia="pt-PT"/>
        </w:rPr>
        <w:t>. University of Alabama Press.</w:t>
      </w:r>
    </w:p>
    <w:p w14:paraId="73545426"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bookmarkStart w:id="71" w:name="_Hlk231119000"/>
      <w:r w:rsidRPr="0055485E">
        <w:rPr>
          <w:rFonts w:cstheme="minorHAnsi"/>
          <w:color w:val="222222"/>
          <w:sz w:val="20"/>
          <w:szCs w:val="20"/>
          <w:shd w:val="clear" w:color="auto" w:fill="FFFFFF"/>
          <w:lang w:val="en-GB"/>
        </w:rPr>
        <w:t>Elstub, S., &amp; Escobar, O</w:t>
      </w:r>
      <w:bookmarkEnd w:id="71"/>
      <w:r w:rsidRPr="0055485E">
        <w:rPr>
          <w:rFonts w:cstheme="minorHAnsi"/>
          <w:color w:val="222222"/>
          <w:sz w:val="20"/>
          <w:szCs w:val="20"/>
          <w:shd w:val="clear" w:color="auto" w:fill="FFFFFF"/>
          <w:lang w:val="en-GB"/>
        </w:rPr>
        <w:t>. (2019). Defining and typologising democratic innovations. </w:t>
      </w:r>
      <w:r w:rsidRPr="0055485E">
        <w:rPr>
          <w:rFonts w:cstheme="minorHAnsi"/>
          <w:i/>
          <w:iCs/>
          <w:color w:val="222222"/>
          <w:sz w:val="20"/>
          <w:szCs w:val="20"/>
          <w:shd w:val="clear" w:color="auto" w:fill="FFFFFF"/>
          <w:lang w:val="en-GB"/>
        </w:rPr>
        <w:t>Handbook of democratic innovation and governance</w:t>
      </w:r>
      <w:r w:rsidRPr="0055485E">
        <w:rPr>
          <w:rFonts w:cstheme="minorHAnsi"/>
          <w:color w:val="222222"/>
          <w:sz w:val="20"/>
          <w:szCs w:val="20"/>
          <w:shd w:val="clear" w:color="auto" w:fill="FFFFFF"/>
          <w:lang w:val="en-GB"/>
        </w:rPr>
        <w:t>, in Elstub, S., &amp; Escobar, O. (Eds.). (2019). </w:t>
      </w:r>
      <w:r w:rsidRPr="0055485E">
        <w:rPr>
          <w:rFonts w:cstheme="minorHAnsi"/>
          <w:i/>
          <w:iCs/>
          <w:color w:val="222222"/>
          <w:sz w:val="20"/>
          <w:szCs w:val="20"/>
          <w:shd w:val="clear" w:color="auto" w:fill="FFFFFF"/>
          <w:lang w:val="en-GB"/>
        </w:rPr>
        <w:t>Handbook of democratic innovation and governance</w:t>
      </w:r>
      <w:r w:rsidRPr="0055485E">
        <w:rPr>
          <w:rFonts w:cstheme="minorHAnsi"/>
          <w:color w:val="222222"/>
          <w:sz w:val="20"/>
          <w:szCs w:val="20"/>
          <w:shd w:val="clear" w:color="auto" w:fill="FFFFFF"/>
          <w:lang w:val="en-GB"/>
        </w:rPr>
        <w:t>. Edward Elgar Publishing, p. 11-31</w:t>
      </w:r>
    </w:p>
    <w:p w14:paraId="052D1D5C" w14:textId="77777777" w:rsidR="0055485E" w:rsidRPr="0055485E" w:rsidRDefault="0055485E" w:rsidP="0055485E">
      <w:pPr>
        <w:spacing w:after="0" w:line="240" w:lineRule="auto"/>
        <w:ind w:left="284" w:hanging="284"/>
        <w:jc w:val="both"/>
        <w:rPr>
          <w:rFonts w:cstheme="minorHAnsi"/>
          <w:sz w:val="20"/>
          <w:szCs w:val="20"/>
          <w:lang w:val="en-GB"/>
        </w:rPr>
      </w:pPr>
      <w:r w:rsidRPr="0055485E">
        <w:rPr>
          <w:rFonts w:cstheme="minorHAnsi"/>
          <w:sz w:val="20"/>
          <w:szCs w:val="20"/>
          <w:lang w:val="en-GB"/>
        </w:rPr>
        <w:t xml:space="preserve">ERC (2024). </w:t>
      </w:r>
      <w:r w:rsidRPr="0055485E">
        <w:rPr>
          <w:rFonts w:cstheme="minorHAnsi"/>
          <w:i/>
          <w:sz w:val="20"/>
          <w:szCs w:val="20"/>
          <w:lang w:val="en-GB"/>
        </w:rPr>
        <w:t>Mapping ERC Frontier Reserach on Democracy</w:t>
      </w:r>
      <w:r w:rsidRPr="0055485E">
        <w:rPr>
          <w:rFonts w:cstheme="minorHAnsi"/>
          <w:sz w:val="20"/>
          <w:szCs w:val="20"/>
          <w:lang w:val="en-GB"/>
        </w:rPr>
        <w:t>. Report downloadable at: https://erc.europa.eu/sites/default/files/2024-02/report_democracy.pdf?utm_source=chatgpt.com</w:t>
      </w:r>
    </w:p>
    <w:p w14:paraId="2ECC0719"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r w:rsidRPr="0055485E">
        <w:rPr>
          <w:rStyle w:val="author"/>
          <w:rFonts w:cstheme="minorHAnsi"/>
          <w:color w:val="1C1D1E"/>
          <w:sz w:val="20"/>
          <w:szCs w:val="20"/>
          <w:shd w:val="clear" w:color="auto" w:fill="FFFFFF"/>
          <w:lang w:val="en-GB"/>
        </w:rPr>
        <w:t>Escobar, A.</w:t>
      </w:r>
      <w:r w:rsidRPr="0055485E">
        <w:rPr>
          <w:rFonts w:cstheme="minorHAnsi"/>
          <w:color w:val="1C1D1E"/>
          <w:sz w:val="20"/>
          <w:szCs w:val="20"/>
          <w:shd w:val="clear" w:color="auto" w:fill="FFFFFF"/>
          <w:lang w:val="en-GB"/>
        </w:rPr>
        <w:t> (</w:t>
      </w:r>
      <w:r w:rsidRPr="0055485E">
        <w:rPr>
          <w:rStyle w:val="pubyear"/>
          <w:rFonts w:cstheme="minorHAnsi"/>
          <w:color w:val="1C1D1E"/>
          <w:sz w:val="20"/>
          <w:szCs w:val="20"/>
          <w:shd w:val="clear" w:color="auto" w:fill="FFFFFF"/>
          <w:lang w:val="en-GB"/>
        </w:rPr>
        <w:t>2001</w:t>
      </w:r>
      <w:r w:rsidRPr="0055485E">
        <w:rPr>
          <w:rFonts w:cstheme="minorHAnsi"/>
          <w:color w:val="1C1D1E"/>
          <w:sz w:val="20"/>
          <w:szCs w:val="20"/>
          <w:shd w:val="clear" w:color="auto" w:fill="FFFFFF"/>
          <w:lang w:val="en-GB"/>
        </w:rPr>
        <w:t>) ‘</w:t>
      </w:r>
      <w:r w:rsidRPr="0055485E">
        <w:rPr>
          <w:rStyle w:val="articletitle"/>
          <w:rFonts w:cstheme="minorHAnsi"/>
          <w:color w:val="1C1D1E"/>
          <w:sz w:val="20"/>
          <w:szCs w:val="20"/>
          <w:shd w:val="clear" w:color="auto" w:fill="FFFFFF"/>
          <w:lang w:val="en-GB"/>
        </w:rPr>
        <w:t>Culture sits in places: reflections on globalism and subaltern strategies of localization</w:t>
      </w:r>
      <w:r w:rsidRPr="0055485E">
        <w:rPr>
          <w:rFonts w:cstheme="minorHAnsi"/>
          <w:color w:val="1C1D1E"/>
          <w:sz w:val="20"/>
          <w:szCs w:val="20"/>
          <w:shd w:val="clear" w:color="auto" w:fill="FFFFFF"/>
          <w:lang w:val="en-GB"/>
        </w:rPr>
        <w:t>’, </w:t>
      </w:r>
      <w:r w:rsidRPr="0055485E">
        <w:rPr>
          <w:rFonts w:cstheme="minorHAnsi"/>
          <w:i/>
          <w:iCs/>
          <w:color w:val="1C1D1E"/>
          <w:sz w:val="20"/>
          <w:szCs w:val="20"/>
          <w:shd w:val="clear" w:color="auto" w:fill="FFFFFF"/>
          <w:lang w:val="en-GB"/>
        </w:rPr>
        <w:t>Political Geography</w:t>
      </w:r>
      <w:r w:rsidRPr="0055485E">
        <w:rPr>
          <w:rFonts w:cstheme="minorHAnsi"/>
          <w:color w:val="1C1D1E"/>
          <w:sz w:val="20"/>
          <w:szCs w:val="20"/>
          <w:shd w:val="clear" w:color="auto" w:fill="FFFFFF"/>
          <w:lang w:val="en-GB"/>
        </w:rPr>
        <w:t>, </w:t>
      </w:r>
      <w:r w:rsidRPr="0055485E">
        <w:rPr>
          <w:rStyle w:val="vol"/>
          <w:rFonts w:cstheme="minorHAnsi"/>
          <w:b/>
          <w:bCs/>
          <w:color w:val="1C1D1E"/>
          <w:sz w:val="20"/>
          <w:szCs w:val="20"/>
          <w:shd w:val="clear" w:color="auto" w:fill="FFFFFF"/>
          <w:lang w:val="en-GB"/>
        </w:rPr>
        <w:t>20</w:t>
      </w:r>
      <w:r w:rsidRPr="0055485E">
        <w:rPr>
          <w:rFonts w:cstheme="minorHAnsi"/>
          <w:color w:val="1C1D1E"/>
          <w:sz w:val="20"/>
          <w:szCs w:val="20"/>
          <w:shd w:val="clear" w:color="auto" w:fill="FFFFFF"/>
          <w:lang w:val="en-GB"/>
        </w:rPr>
        <w:t>, </w:t>
      </w:r>
      <w:r w:rsidRPr="0055485E">
        <w:rPr>
          <w:rStyle w:val="pagefirst"/>
          <w:rFonts w:cstheme="minorHAnsi"/>
          <w:color w:val="1C1D1E"/>
          <w:sz w:val="20"/>
          <w:szCs w:val="20"/>
          <w:shd w:val="clear" w:color="auto" w:fill="FFFFFF"/>
          <w:lang w:val="en-GB"/>
        </w:rPr>
        <w:t>139</w:t>
      </w:r>
      <w:r w:rsidRPr="0055485E">
        <w:rPr>
          <w:rFonts w:cstheme="minorHAnsi"/>
          <w:color w:val="1C1D1E"/>
          <w:sz w:val="20"/>
          <w:szCs w:val="20"/>
          <w:shd w:val="clear" w:color="auto" w:fill="FFFFFF"/>
          <w:lang w:val="en-GB"/>
        </w:rPr>
        <w:t>–</w:t>
      </w:r>
      <w:r w:rsidRPr="0055485E">
        <w:rPr>
          <w:rStyle w:val="pagelast"/>
          <w:rFonts w:cstheme="minorHAnsi"/>
          <w:color w:val="1C1D1E"/>
          <w:sz w:val="20"/>
          <w:szCs w:val="20"/>
          <w:shd w:val="clear" w:color="auto" w:fill="FFFFFF"/>
          <w:lang w:val="en-GB"/>
        </w:rPr>
        <w:t>74</w:t>
      </w:r>
      <w:r w:rsidRPr="0055485E">
        <w:rPr>
          <w:rFonts w:cstheme="minorHAnsi"/>
          <w:color w:val="1C1D1E"/>
          <w:sz w:val="20"/>
          <w:szCs w:val="20"/>
          <w:shd w:val="clear" w:color="auto" w:fill="FFFFFF"/>
          <w:lang w:val="en-GB"/>
        </w:rPr>
        <w:t>.</w:t>
      </w:r>
    </w:p>
    <w:p w14:paraId="64391828" w14:textId="77777777" w:rsidR="0055485E" w:rsidRPr="0055485E" w:rsidRDefault="0055485E" w:rsidP="0055485E">
      <w:pPr>
        <w:pStyle w:val="NormalWeb"/>
        <w:spacing w:before="0" w:beforeAutospacing="0" w:after="0" w:afterAutospacing="0"/>
        <w:ind w:left="284" w:hanging="284"/>
        <w:jc w:val="both"/>
        <w:rPr>
          <w:rFonts w:asciiTheme="minorHAnsi" w:hAnsiTheme="minorHAnsi" w:cstheme="minorHAnsi"/>
          <w:sz w:val="20"/>
          <w:szCs w:val="20"/>
          <w:lang w:val="en-GB"/>
        </w:rPr>
      </w:pPr>
      <w:r w:rsidRPr="0055485E">
        <w:rPr>
          <w:rFonts w:asciiTheme="minorHAnsi" w:hAnsiTheme="minorHAnsi" w:cstheme="minorHAnsi"/>
          <w:sz w:val="20"/>
          <w:szCs w:val="20"/>
          <w:lang w:val="en-GB"/>
        </w:rPr>
        <w:t xml:space="preserve">European Commission (2023a). </w:t>
      </w:r>
      <w:r w:rsidRPr="0055485E">
        <w:rPr>
          <w:rFonts w:asciiTheme="minorHAnsi" w:hAnsiTheme="minorHAnsi" w:cstheme="minorHAnsi"/>
          <w:i/>
          <w:sz w:val="20"/>
          <w:szCs w:val="20"/>
          <w:lang w:val="en-GB"/>
        </w:rPr>
        <w:t>Research on deliberative and participatory practices in the EU</w:t>
      </w:r>
      <w:r w:rsidRPr="0055485E">
        <w:rPr>
          <w:rFonts w:asciiTheme="minorHAnsi" w:hAnsiTheme="minorHAnsi" w:cstheme="minorHAnsi"/>
          <w:sz w:val="20"/>
          <w:szCs w:val="20"/>
          <w:lang w:val="en-GB"/>
        </w:rPr>
        <w:t xml:space="preserve">, Report downloadable at: </w:t>
      </w:r>
      <w:hyperlink r:id="rId9" w:history="1">
        <w:r w:rsidRPr="0055485E">
          <w:rPr>
            <w:rStyle w:val="Hyperlink"/>
            <w:rFonts w:asciiTheme="minorHAnsi" w:hAnsiTheme="minorHAnsi" w:cstheme="minorHAnsi"/>
            <w:sz w:val="20"/>
            <w:szCs w:val="20"/>
            <w:lang w:val="en-GB"/>
          </w:rPr>
          <w:t>https://op.europa.eu/en/publication-detail/-/publication/00108179-0996-11ee-b12e-01aa75ed71a1/language-en</w:t>
        </w:r>
      </w:hyperlink>
      <w:r w:rsidRPr="0055485E">
        <w:rPr>
          <w:rFonts w:asciiTheme="minorHAnsi" w:hAnsiTheme="minorHAnsi" w:cstheme="minorHAnsi"/>
          <w:sz w:val="20"/>
          <w:szCs w:val="20"/>
          <w:lang w:val="en-GB"/>
        </w:rPr>
        <w:t xml:space="preserve"> </w:t>
      </w:r>
    </w:p>
    <w:p w14:paraId="7D609AB5" w14:textId="77777777" w:rsidR="0055485E" w:rsidRPr="0055485E" w:rsidRDefault="0055485E" w:rsidP="0055485E">
      <w:pPr>
        <w:pStyle w:val="NormalWeb"/>
        <w:spacing w:before="0" w:beforeAutospacing="0" w:after="0" w:afterAutospacing="0"/>
        <w:ind w:left="284" w:hanging="284"/>
        <w:jc w:val="both"/>
        <w:rPr>
          <w:rFonts w:asciiTheme="minorHAnsi" w:hAnsiTheme="minorHAnsi" w:cstheme="minorHAnsi"/>
          <w:sz w:val="20"/>
          <w:szCs w:val="20"/>
          <w:lang w:val="en-GB"/>
        </w:rPr>
      </w:pPr>
      <w:r w:rsidRPr="0055485E">
        <w:rPr>
          <w:rFonts w:asciiTheme="minorHAnsi" w:hAnsiTheme="minorHAnsi" w:cstheme="minorHAnsi"/>
          <w:sz w:val="20"/>
          <w:szCs w:val="20"/>
          <w:lang w:val="en-GB"/>
        </w:rPr>
        <w:t xml:space="preserve">European Commission (2023b). Democracy in the digital age. Opinion downloadable at: </w:t>
      </w:r>
      <w:hyperlink r:id="rId10" w:history="1">
        <w:r w:rsidRPr="0055485E">
          <w:rPr>
            <w:rStyle w:val="Hyperlink"/>
            <w:rFonts w:asciiTheme="minorHAnsi" w:hAnsiTheme="minorHAnsi" w:cstheme="minorHAnsi"/>
            <w:sz w:val="20"/>
            <w:szCs w:val="20"/>
            <w:lang w:val="en-GB"/>
          </w:rPr>
          <w:t>https://op.europa.eu/en/web/eu-law-and-publications/publication-detail/-/publication/8b11a1bc-0f21-11ee-b12e-01aa75ed71a1</w:t>
        </w:r>
      </w:hyperlink>
      <w:r w:rsidRPr="0055485E">
        <w:rPr>
          <w:rFonts w:asciiTheme="minorHAnsi" w:hAnsiTheme="minorHAnsi" w:cstheme="minorHAnsi"/>
          <w:sz w:val="20"/>
          <w:szCs w:val="20"/>
          <w:lang w:val="en-GB"/>
        </w:rPr>
        <w:t xml:space="preserve"> </w:t>
      </w:r>
    </w:p>
    <w:p w14:paraId="7E1C0C55" w14:textId="77777777" w:rsidR="0055485E" w:rsidRPr="0055485E" w:rsidRDefault="0055485E" w:rsidP="0055485E">
      <w:pPr>
        <w:pStyle w:val="NormalWeb"/>
        <w:spacing w:before="0" w:beforeAutospacing="0" w:after="0" w:afterAutospacing="0"/>
        <w:ind w:left="284" w:hanging="284"/>
        <w:jc w:val="both"/>
        <w:rPr>
          <w:rFonts w:asciiTheme="minorHAnsi" w:hAnsiTheme="minorHAnsi" w:cstheme="minorHAnsi"/>
          <w:sz w:val="20"/>
          <w:szCs w:val="20"/>
          <w:lang w:val="en-GB"/>
        </w:rPr>
      </w:pPr>
      <w:r w:rsidRPr="0055485E">
        <w:rPr>
          <w:rFonts w:asciiTheme="minorHAnsi" w:hAnsiTheme="minorHAnsi" w:cstheme="minorHAnsi"/>
          <w:sz w:val="20"/>
          <w:szCs w:val="20"/>
          <w:lang w:val="en-GB"/>
        </w:rPr>
        <w:t xml:space="preserve">European Commission (2024). </w:t>
      </w:r>
      <w:r w:rsidRPr="0055485E">
        <w:rPr>
          <w:rFonts w:asciiTheme="minorHAnsi" w:hAnsiTheme="minorHAnsi" w:cstheme="minorHAnsi"/>
          <w:i/>
          <w:sz w:val="20"/>
          <w:szCs w:val="20"/>
          <w:lang w:val="en-GB"/>
        </w:rPr>
        <w:t>Standing up for democracy. EU-funded research and innovation projects from the 2023 call for proposals of Horizon Europe’s. Cluster 2, ‘Culture, Creativity and Inclusive Society’</w:t>
      </w:r>
      <w:r w:rsidRPr="0055485E">
        <w:rPr>
          <w:rFonts w:asciiTheme="minorHAnsi" w:hAnsiTheme="minorHAnsi" w:cstheme="minorHAnsi"/>
          <w:sz w:val="20"/>
          <w:szCs w:val="20"/>
          <w:lang w:val="en-GB"/>
        </w:rPr>
        <w:t xml:space="preserve">, Report, downloadable at: </w:t>
      </w:r>
      <w:hyperlink r:id="rId11" w:history="1">
        <w:r w:rsidRPr="0055485E">
          <w:rPr>
            <w:rStyle w:val="Hyperlink"/>
            <w:rFonts w:asciiTheme="minorHAnsi" w:hAnsiTheme="minorHAnsi" w:cstheme="minorHAnsi"/>
            <w:sz w:val="20"/>
            <w:szCs w:val="20"/>
            <w:lang w:val="en-GB"/>
          </w:rPr>
          <w:t>https://op.europa.eu/en/publication-detail/-/publication/df9e8102-7ae9-11ef-bbbe-01aa75ed71a1/language-en</w:t>
        </w:r>
      </w:hyperlink>
      <w:r w:rsidRPr="0055485E">
        <w:rPr>
          <w:rFonts w:asciiTheme="minorHAnsi" w:hAnsiTheme="minorHAnsi" w:cstheme="minorHAnsi"/>
          <w:sz w:val="20"/>
          <w:szCs w:val="20"/>
          <w:lang w:val="en-GB"/>
        </w:rPr>
        <w:t xml:space="preserve"> </w:t>
      </w:r>
    </w:p>
    <w:p w14:paraId="15121F61" w14:textId="77777777" w:rsidR="0055485E" w:rsidRPr="0055485E" w:rsidRDefault="0055485E" w:rsidP="0055485E">
      <w:pPr>
        <w:pStyle w:val="NormalWeb"/>
        <w:spacing w:before="0" w:beforeAutospacing="0" w:after="0" w:afterAutospacing="0"/>
        <w:ind w:left="284" w:hanging="284"/>
        <w:jc w:val="both"/>
        <w:rPr>
          <w:rFonts w:asciiTheme="minorHAnsi" w:hAnsiTheme="minorHAnsi" w:cstheme="minorHAnsi"/>
          <w:sz w:val="20"/>
          <w:szCs w:val="20"/>
          <w:lang w:val="en-GB"/>
        </w:rPr>
      </w:pPr>
      <w:r w:rsidRPr="0055485E">
        <w:rPr>
          <w:rFonts w:asciiTheme="minorHAnsi" w:hAnsiTheme="minorHAnsi" w:cstheme="minorHAnsi"/>
          <w:sz w:val="20"/>
          <w:szCs w:val="20"/>
          <w:lang w:val="en-GB"/>
        </w:rPr>
        <w:t xml:space="preserve">European Commission (2025). </w:t>
      </w:r>
      <w:r w:rsidRPr="0055485E">
        <w:rPr>
          <w:rFonts w:asciiTheme="minorHAnsi" w:hAnsiTheme="minorHAnsi" w:cstheme="minorHAnsi"/>
          <w:i/>
          <w:sz w:val="20"/>
          <w:szCs w:val="20"/>
          <w:lang w:val="en-GB"/>
        </w:rPr>
        <w:t>Fragilities of democracy in Europe</w:t>
      </w:r>
      <w:r w:rsidRPr="0055485E">
        <w:rPr>
          <w:rFonts w:asciiTheme="minorHAnsi" w:hAnsiTheme="minorHAnsi" w:cstheme="minorHAnsi"/>
          <w:sz w:val="20"/>
          <w:szCs w:val="20"/>
          <w:lang w:val="en-GB"/>
        </w:rPr>
        <w:t>, downloadable at: https://op.europa.eu/en/publication-detail/-/publication/71e10ba3-950e-11f0-97c8-01aa75ed71a1/language-en</w:t>
      </w:r>
    </w:p>
    <w:p w14:paraId="734A8182" w14:textId="77777777" w:rsidR="0055485E" w:rsidRPr="0055485E" w:rsidRDefault="0055485E" w:rsidP="0055485E">
      <w:pPr>
        <w:pStyle w:val="NormalWeb"/>
        <w:spacing w:before="0" w:beforeAutospacing="0" w:after="0" w:afterAutospacing="0"/>
        <w:ind w:left="284" w:hanging="284"/>
        <w:jc w:val="both"/>
        <w:rPr>
          <w:rFonts w:asciiTheme="minorHAnsi" w:hAnsiTheme="minorHAnsi" w:cstheme="minorHAnsi"/>
          <w:sz w:val="20"/>
          <w:szCs w:val="20"/>
          <w:lang w:val="en-GB"/>
        </w:rPr>
      </w:pPr>
      <w:r w:rsidRPr="0055485E">
        <w:rPr>
          <w:rFonts w:asciiTheme="minorHAnsi" w:hAnsiTheme="minorHAnsi" w:cstheme="minorHAnsi"/>
          <w:sz w:val="20"/>
          <w:szCs w:val="20"/>
          <w:lang w:val="en-GB"/>
        </w:rPr>
        <w:t xml:space="preserve">European Commission (2026). </w:t>
      </w:r>
      <w:r w:rsidRPr="0055485E">
        <w:rPr>
          <w:rFonts w:asciiTheme="minorHAnsi" w:hAnsiTheme="minorHAnsi" w:cstheme="minorHAnsi"/>
          <w:i/>
          <w:sz w:val="20"/>
          <w:szCs w:val="20"/>
          <w:lang w:val="en-GB"/>
        </w:rPr>
        <w:t>R&amp;I for democracy in an enlargement context. Horizon Europe. Cluster 2, Culture, creativity and inclusive society</w:t>
      </w:r>
      <w:r w:rsidRPr="0055485E">
        <w:rPr>
          <w:rFonts w:asciiTheme="minorHAnsi" w:hAnsiTheme="minorHAnsi" w:cstheme="minorHAnsi"/>
          <w:sz w:val="20"/>
          <w:szCs w:val="20"/>
          <w:lang w:val="en-GB"/>
        </w:rPr>
        <w:t xml:space="preserve">, Factsheet10 June 2026, downloadable at: </w:t>
      </w:r>
    </w:p>
    <w:p w14:paraId="0C575E0D" w14:textId="77777777" w:rsidR="0055485E" w:rsidRPr="0055485E" w:rsidRDefault="0055485E" w:rsidP="0055485E">
      <w:pPr>
        <w:autoSpaceDE w:val="0"/>
        <w:autoSpaceDN w:val="0"/>
        <w:adjustRightInd w:val="0"/>
        <w:spacing w:after="0" w:line="240" w:lineRule="auto"/>
        <w:ind w:left="284" w:hanging="284"/>
        <w:jc w:val="both"/>
        <w:rPr>
          <w:rFonts w:cstheme="minorHAnsi"/>
          <w:sz w:val="20"/>
          <w:szCs w:val="20"/>
          <w:lang w:val="en-GB"/>
        </w:rPr>
      </w:pPr>
      <w:r w:rsidRPr="0055485E">
        <w:rPr>
          <w:rFonts w:cstheme="minorHAnsi"/>
          <w:i/>
          <w:iCs/>
          <w:sz w:val="20"/>
          <w:szCs w:val="20"/>
          <w:lang w:val="en-GB"/>
        </w:rPr>
        <w:t>European Union</w:t>
      </w:r>
      <w:r w:rsidRPr="0055485E">
        <w:rPr>
          <w:rFonts w:cstheme="minorHAnsi"/>
          <w:sz w:val="20"/>
          <w:szCs w:val="20"/>
          <w:lang w:val="en-GB"/>
        </w:rPr>
        <w:t>. Lanham: Rowman &amp; Littlefield.</w:t>
      </w:r>
    </w:p>
    <w:p w14:paraId="0EBFDC16" w14:textId="77777777" w:rsidR="0055485E" w:rsidRPr="0055485E" w:rsidRDefault="0055485E" w:rsidP="0055485E">
      <w:pPr>
        <w:spacing w:after="0" w:line="240" w:lineRule="auto"/>
        <w:ind w:left="284" w:hanging="284"/>
        <w:jc w:val="both"/>
        <w:rPr>
          <w:rFonts w:cstheme="minorHAnsi"/>
          <w:color w:val="000000"/>
          <w:spacing w:val="-5"/>
          <w:sz w:val="20"/>
          <w:szCs w:val="20"/>
          <w:shd w:val="clear" w:color="auto" w:fill="FFFFFF"/>
          <w:lang w:val="en-GB"/>
        </w:rPr>
      </w:pPr>
      <w:r w:rsidRPr="0055485E">
        <w:rPr>
          <w:rFonts w:cstheme="minorHAnsi"/>
          <w:color w:val="222222"/>
          <w:sz w:val="20"/>
          <w:szCs w:val="20"/>
          <w:shd w:val="clear" w:color="auto" w:fill="FFFFFF"/>
          <w:lang w:val="en-GB"/>
        </w:rPr>
        <w:t>Falanga, R. (2020). </w:t>
      </w:r>
      <w:r w:rsidRPr="0055485E">
        <w:rPr>
          <w:rFonts w:cstheme="minorHAnsi"/>
          <w:i/>
          <w:iCs/>
          <w:color w:val="222222"/>
          <w:sz w:val="20"/>
          <w:szCs w:val="20"/>
          <w:shd w:val="clear" w:color="auto" w:fill="FFFFFF"/>
          <w:lang w:val="en-GB"/>
        </w:rPr>
        <w:t>Citizen participation during the COVID-19 pandemic: Insights from local practices in European cities</w:t>
      </w:r>
      <w:r w:rsidRPr="0055485E">
        <w:rPr>
          <w:rFonts w:cstheme="minorHAnsi"/>
          <w:color w:val="222222"/>
          <w:sz w:val="20"/>
          <w:szCs w:val="20"/>
          <w:shd w:val="clear" w:color="auto" w:fill="FFFFFF"/>
          <w:lang w:val="en-GB"/>
        </w:rPr>
        <w:t>. Friedrich Ebert Stiftung.</w:t>
      </w:r>
    </w:p>
    <w:p w14:paraId="716AF6C8" w14:textId="77777777" w:rsidR="0055485E" w:rsidRPr="0055485E" w:rsidRDefault="0055485E" w:rsidP="0055485E">
      <w:pPr>
        <w:spacing w:after="0" w:line="240" w:lineRule="auto"/>
        <w:ind w:left="284" w:hanging="284"/>
        <w:jc w:val="both"/>
        <w:rPr>
          <w:rFonts w:cstheme="minorHAnsi"/>
          <w:color w:val="000000"/>
          <w:spacing w:val="-5"/>
          <w:sz w:val="20"/>
          <w:szCs w:val="20"/>
          <w:shd w:val="clear" w:color="auto" w:fill="FFFFFF"/>
          <w:lang w:val="en-GB"/>
        </w:rPr>
      </w:pPr>
      <w:r w:rsidRPr="0055485E">
        <w:rPr>
          <w:rFonts w:cstheme="minorHAnsi"/>
          <w:color w:val="222222"/>
          <w:sz w:val="20"/>
          <w:szCs w:val="20"/>
          <w:shd w:val="clear" w:color="auto" w:fill="FFFFFF"/>
          <w:lang w:val="en-GB"/>
        </w:rPr>
        <w:t>Falanga, R., &amp; Allegretti, G. (2021). Democracia participativa em tempos de covid-19: a procura de uma nova ritualização. </w:t>
      </w:r>
      <w:r w:rsidRPr="0055485E">
        <w:rPr>
          <w:rFonts w:cstheme="minorHAnsi"/>
          <w:i/>
          <w:iCs/>
          <w:color w:val="222222"/>
          <w:sz w:val="20"/>
          <w:szCs w:val="20"/>
          <w:shd w:val="clear" w:color="auto" w:fill="FFFFFF"/>
          <w:lang w:val="en-GB"/>
        </w:rPr>
        <w:t>Poder local em tempos de Covid-19 Vol. 1. A qualidade da democracia local e a governação em tempos de Covid-19</w:t>
      </w:r>
      <w:r w:rsidRPr="0055485E">
        <w:rPr>
          <w:rFonts w:cstheme="minorHAnsi"/>
          <w:color w:val="222222"/>
          <w:sz w:val="20"/>
          <w:szCs w:val="20"/>
          <w:shd w:val="clear" w:color="auto" w:fill="FFFFFF"/>
          <w:lang w:val="en-GB"/>
        </w:rPr>
        <w:t>, 63-95.</w:t>
      </w:r>
    </w:p>
    <w:p w14:paraId="2F8A38BD" w14:textId="77777777" w:rsidR="0055485E" w:rsidRPr="0055485E" w:rsidRDefault="0055485E" w:rsidP="0055485E">
      <w:pPr>
        <w:autoSpaceDE w:val="0"/>
        <w:autoSpaceDN w:val="0"/>
        <w:adjustRightInd w:val="0"/>
        <w:spacing w:after="0" w:line="240" w:lineRule="auto"/>
        <w:ind w:left="284" w:hanging="284"/>
        <w:jc w:val="both"/>
        <w:rPr>
          <w:rFonts w:cstheme="minorHAnsi"/>
          <w:color w:val="222222"/>
          <w:sz w:val="20"/>
          <w:szCs w:val="20"/>
          <w:shd w:val="clear" w:color="auto" w:fill="FFFFFF"/>
          <w:lang w:val="en-GB"/>
        </w:rPr>
      </w:pPr>
      <w:r w:rsidRPr="0055485E">
        <w:rPr>
          <w:rFonts w:cstheme="minorHAnsi"/>
          <w:color w:val="222222"/>
          <w:sz w:val="20"/>
          <w:szCs w:val="20"/>
          <w:shd w:val="clear" w:color="auto" w:fill="FFFFFF"/>
          <w:lang w:val="en-GB"/>
        </w:rPr>
        <w:t>Falanga, R., Lüchmann, L. H. H., Nicoletti, A., &amp; Domingos, H. C. (2020). Participatory budgets in Canoas (Brazil) and Cascais (Portugal). A comparative analysis of the drivers of success. </w:t>
      </w:r>
      <w:r w:rsidRPr="0055485E">
        <w:rPr>
          <w:rFonts w:cstheme="minorHAnsi"/>
          <w:i/>
          <w:iCs/>
          <w:color w:val="222222"/>
          <w:sz w:val="20"/>
          <w:szCs w:val="20"/>
          <w:shd w:val="clear" w:color="auto" w:fill="FFFFFF"/>
          <w:lang w:val="en-GB"/>
        </w:rPr>
        <w:t>Journal of Civil Society</w:t>
      </w:r>
      <w:r w:rsidRPr="0055485E">
        <w:rPr>
          <w:rFonts w:cstheme="minorHAnsi"/>
          <w:color w:val="222222"/>
          <w:sz w:val="20"/>
          <w:szCs w:val="20"/>
          <w:shd w:val="clear" w:color="auto" w:fill="FFFFFF"/>
          <w:lang w:val="en-GB"/>
        </w:rPr>
        <w:t>, </w:t>
      </w:r>
      <w:r w:rsidRPr="0055485E">
        <w:rPr>
          <w:rFonts w:cstheme="minorHAnsi"/>
          <w:i/>
          <w:iCs/>
          <w:color w:val="222222"/>
          <w:sz w:val="20"/>
          <w:szCs w:val="20"/>
          <w:shd w:val="clear" w:color="auto" w:fill="FFFFFF"/>
          <w:lang w:val="en-GB"/>
        </w:rPr>
        <w:t>16</w:t>
      </w:r>
      <w:r w:rsidRPr="0055485E">
        <w:rPr>
          <w:rFonts w:cstheme="minorHAnsi"/>
          <w:color w:val="222222"/>
          <w:sz w:val="20"/>
          <w:szCs w:val="20"/>
          <w:shd w:val="clear" w:color="auto" w:fill="FFFFFF"/>
          <w:lang w:val="en-GB"/>
        </w:rPr>
        <w:t>(3), 273-293.</w:t>
      </w:r>
    </w:p>
    <w:p w14:paraId="64AF7BA8" w14:textId="77777777" w:rsidR="0055485E" w:rsidRPr="0055485E" w:rsidRDefault="0055485E" w:rsidP="0055485E">
      <w:pPr>
        <w:pStyle w:val="my-2"/>
        <w:spacing w:before="0" w:beforeAutospacing="0" w:after="0" w:afterAutospacing="0"/>
        <w:ind w:left="284" w:hanging="284"/>
        <w:jc w:val="both"/>
        <w:rPr>
          <w:rFonts w:asciiTheme="minorHAnsi" w:hAnsiTheme="minorHAnsi" w:cstheme="minorHAnsi"/>
          <w:sz w:val="20"/>
          <w:szCs w:val="20"/>
          <w:lang w:val="en-GB"/>
        </w:rPr>
      </w:pPr>
      <w:r w:rsidRPr="0055485E">
        <w:rPr>
          <w:rFonts w:asciiTheme="minorHAnsi" w:hAnsiTheme="minorHAnsi" w:cstheme="minorHAnsi"/>
          <w:sz w:val="20"/>
          <w:szCs w:val="20"/>
          <w:lang w:val="en-GB"/>
        </w:rPr>
        <w:t>Favell A., Eurostars and Eurocities. Free movement and mobility in an integrating Europe, Oxford, Blackwell publishing, 2008</w:t>
      </w:r>
    </w:p>
    <w:p w14:paraId="3B27C36F" w14:textId="77777777" w:rsidR="0055485E" w:rsidRPr="0055485E" w:rsidRDefault="0055485E" w:rsidP="0055485E">
      <w:pPr>
        <w:spacing w:after="0" w:line="240" w:lineRule="auto"/>
        <w:ind w:left="284" w:hanging="284"/>
        <w:jc w:val="both"/>
        <w:rPr>
          <w:rFonts w:eastAsia="Minion3-Regular-Identity-H" w:cstheme="minorHAnsi"/>
          <w:sz w:val="20"/>
          <w:szCs w:val="20"/>
          <w:lang w:val="en-GB"/>
        </w:rPr>
      </w:pPr>
      <w:r w:rsidRPr="0055485E">
        <w:rPr>
          <w:rFonts w:cstheme="minorHAnsi"/>
          <w:color w:val="222222"/>
          <w:sz w:val="20"/>
          <w:szCs w:val="20"/>
          <w:shd w:val="clear" w:color="auto" w:fill="FFFFFF"/>
          <w:lang w:val="en-GB"/>
        </w:rPr>
        <w:t>Featherstone, D., Phillips, R., &amp; Waters, J. (2007). Introduction: spatialities of transnational networks. </w:t>
      </w:r>
      <w:r w:rsidRPr="0055485E">
        <w:rPr>
          <w:rFonts w:cstheme="minorHAnsi"/>
          <w:i/>
          <w:iCs/>
          <w:color w:val="222222"/>
          <w:sz w:val="20"/>
          <w:szCs w:val="20"/>
          <w:shd w:val="clear" w:color="auto" w:fill="FFFFFF"/>
          <w:lang w:val="en-GB"/>
        </w:rPr>
        <w:t>Global networks</w:t>
      </w:r>
      <w:r w:rsidRPr="0055485E">
        <w:rPr>
          <w:rFonts w:cstheme="minorHAnsi"/>
          <w:color w:val="222222"/>
          <w:sz w:val="20"/>
          <w:szCs w:val="20"/>
          <w:shd w:val="clear" w:color="auto" w:fill="FFFFFF"/>
          <w:lang w:val="en-GB"/>
        </w:rPr>
        <w:t>, </w:t>
      </w:r>
      <w:r w:rsidRPr="0055485E">
        <w:rPr>
          <w:rFonts w:cstheme="minorHAnsi"/>
          <w:i/>
          <w:iCs/>
          <w:color w:val="222222"/>
          <w:sz w:val="20"/>
          <w:szCs w:val="20"/>
          <w:shd w:val="clear" w:color="auto" w:fill="FFFFFF"/>
          <w:lang w:val="en-GB"/>
        </w:rPr>
        <w:t>7</w:t>
      </w:r>
      <w:r w:rsidRPr="0055485E">
        <w:rPr>
          <w:rFonts w:cstheme="minorHAnsi"/>
          <w:color w:val="222222"/>
          <w:sz w:val="20"/>
          <w:szCs w:val="20"/>
          <w:shd w:val="clear" w:color="auto" w:fill="FFFFFF"/>
          <w:lang w:val="en-GB"/>
        </w:rPr>
        <w:t>(4), 383-391.</w:t>
      </w:r>
    </w:p>
    <w:p w14:paraId="7F814646" w14:textId="77777777" w:rsidR="0055485E" w:rsidRPr="0055485E" w:rsidRDefault="0055485E" w:rsidP="0055485E">
      <w:pPr>
        <w:pStyle w:val="my-2"/>
        <w:spacing w:before="0" w:beforeAutospacing="0" w:after="0" w:afterAutospacing="0"/>
        <w:ind w:left="284" w:hanging="284"/>
        <w:jc w:val="both"/>
        <w:rPr>
          <w:rFonts w:asciiTheme="minorHAnsi" w:hAnsiTheme="minorHAnsi" w:cstheme="minorHAnsi"/>
          <w:color w:val="000000"/>
          <w:sz w:val="20"/>
          <w:szCs w:val="20"/>
          <w:lang w:val="en-GB"/>
        </w:rPr>
      </w:pPr>
      <w:r w:rsidRPr="0055485E">
        <w:rPr>
          <w:rFonts w:asciiTheme="minorHAnsi" w:hAnsiTheme="minorHAnsi" w:cstheme="minorHAnsi"/>
          <w:color w:val="000000"/>
          <w:sz w:val="20"/>
          <w:szCs w:val="20"/>
          <w:lang w:val="en-GB"/>
        </w:rPr>
        <w:t>Feldman, D. L. (2012). The future of environmental networks—Governance and civil society in a global context.</w:t>
      </w:r>
      <w:r w:rsidRPr="0055485E">
        <w:rPr>
          <w:rStyle w:val="apple-converted-space"/>
          <w:rFonts w:asciiTheme="minorHAnsi" w:hAnsiTheme="minorHAnsi" w:cstheme="minorHAnsi"/>
          <w:color w:val="000000"/>
          <w:sz w:val="20"/>
          <w:szCs w:val="20"/>
          <w:lang w:val="en-GB"/>
        </w:rPr>
        <w:t> </w:t>
      </w:r>
      <w:r w:rsidRPr="0055485E">
        <w:rPr>
          <w:rStyle w:val="Emphasis"/>
          <w:rFonts w:asciiTheme="minorHAnsi" w:hAnsiTheme="minorHAnsi" w:cstheme="minorHAnsi"/>
          <w:color w:val="000000"/>
          <w:sz w:val="20"/>
          <w:szCs w:val="20"/>
          <w:lang w:val="en-GB"/>
        </w:rPr>
        <w:t>Futures</w:t>
      </w:r>
      <w:r w:rsidRPr="0055485E">
        <w:rPr>
          <w:rFonts w:asciiTheme="minorHAnsi" w:hAnsiTheme="minorHAnsi" w:cstheme="minorHAnsi"/>
          <w:color w:val="000000"/>
          <w:sz w:val="20"/>
          <w:szCs w:val="20"/>
          <w:lang w:val="en-GB"/>
        </w:rPr>
        <w:t>, 44(9), 787–796. https://doi.org/10.1016/j.futures.2012.07.007</w:t>
      </w:r>
    </w:p>
    <w:p w14:paraId="1D71DA2D"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r w:rsidRPr="0055485E">
        <w:rPr>
          <w:rFonts w:cstheme="minorHAnsi"/>
          <w:color w:val="222222"/>
          <w:sz w:val="20"/>
          <w:szCs w:val="20"/>
          <w:shd w:val="clear" w:color="auto" w:fill="FFFFFF"/>
          <w:lang w:val="en-GB"/>
        </w:rPr>
        <w:t>Fisher, D., &amp; Chung, D. (2026). “The eyes and ears of the railway”: How frontline workers uphold safety through their occupational expertise and embodied epistemic authority. </w:t>
      </w:r>
      <w:r w:rsidRPr="0055485E">
        <w:rPr>
          <w:rFonts w:cstheme="minorHAnsi"/>
          <w:i/>
          <w:iCs/>
          <w:color w:val="222222"/>
          <w:sz w:val="20"/>
          <w:szCs w:val="20"/>
          <w:shd w:val="clear" w:color="auto" w:fill="FFFFFF"/>
          <w:lang w:val="en-GB"/>
        </w:rPr>
        <w:t>human relations</w:t>
      </w:r>
      <w:r w:rsidRPr="0055485E">
        <w:rPr>
          <w:rFonts w:cstheme="minorHAnsi"/>
          <w:color w:val="222222"/>
          <w:sz w:val="20"/>
          <w:szCs w:val="20"/>
          <w:shd w:val="clear" w:color="auto" w:fill="FFFFFF"/>
          <w:lang w:val="en-GB"/>
        </w:rPr>
        <w:t>, </w:t>
      </w:r>
      <w:r w:rsidRPr="0055485E">
        <w:rPr>
          <w:rFonts w:cstheme="minorHAnsi"/>
          <w:i/>
          <w:iCs/>
          <w:color w:val="222222"/>
          <w:sz w:val="20"/>
          <w:szCs w:val="20"/>
          <w:shd w:val="clear" w:color="auto" w:fill="FFFFFF"/>
          <w:lang w:val="en-GB"/>
        </w:rPr>
        <w:t>79</w:t>
      </w:r>
      <w:r w:rsidRPr="0055485E">
        <w:rPr>
          <w:rFonts w:cstheme="minorHAnsi"/>
          <w:color w:val="222222"/>
          <w:sz w:val="20"/>
          <w:szCs w:val="20"/>
          <w:shd w:val="clear" w:color="auto" w:fill="FFFFFF"/>
          <w:lang w:val="en-GB"/>
        </w:rPr>
        <w:t>(3), 281-311.</w:t>
      </w:r>
    </w:p>
    <w:p w14:paraId="33CBB5CF" w14:textId="77777777" w:rsidR="0055485E" w:rsidRPr="0055485E" w:rsidRDefault="0055485E" w:rsidP="0055485E">
      <w:pPr>
        <w:pStyle w:val="my-2"/>
        <w:spacing w:before="0" w:beforeAutospacing="0" w:after="0" w:afterAutospacing="0"/>
        <w:ind w:left="284" w:hanging="284"/>
        <w:jc w:val="both"/>
        <w:rPr>
          <w:rFonts w:asciiTheme="minorHAnsi" w:hAnsiTheme="minorHAnsi" w:cstheme="minorHAnsi"/>
          <w:sz w:val="20"/>
          <w:szCs w:val="20"/>
          <w:lang w:val="en-GB" w:eastAsia="it-IT"/>
        </w:rPr>
      </w:pPr>
      <w:r w:rsidRPr="0055485E">
        <w:rPr>
          <w:rFonts w:asciiTheme="minorHAnsi" w:hAnsiTheme="minorHAnsi" w:cstheme="minorHAnsi"/>
          <w:sz w:val="20"/>
          <w:szCs w:val="20"/>
        </w:rPr>
        <w:t xml:space="preserve">Fisher, W. F. (1997). Doing good? The politics and antipolitics of NGO practices. </w:t>
      </w:r>
      <w:r w:rsidRPr="0055485E">
        <w:rPr>
          <w:rStyle w:val="Emphasis"/>
          <w:rFonts w:asciiTheme="minorHAnsi" w:eastAsiaTheme="majorEastAsia" w:hAnsiTheme="minorHAnsi" w:cstheme="minorHAnsi"/>
          <w:sz w:val="20"/>
          <w:szCs w:val="20"/>
        </w:rPr>
        <w:t>Annual Review of Anthropology, 26</w:t>
      </w:r>
      <w:r w:rsidRPr="0055485E">
        <w:rPr>
          <w:rFonts w:asciiTheme="minorHAnsi" w:hAnsiTheme="minorHAnsi" w:cstheme="minorHAnsi"/>
          <w:sz w:val="20"/>
          <w:szCs w:val="20"/>
        </w:rPr>
        <w:t>, 439–464</w:t>
      </w:r>
    </w:p>
    <w:p w14:paraId="290A884A"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r w:rsidRPr="0055485E">
        <w:rPr>
          <w:rFonts w:cstheme="minorHAnsi"/>
          <w:color w:val="222222"/>
          <w:sz w:val="20"/>
          <w:szCs w:val="20"/>
          <w:shd w:val="clear" w:color="auto" w:fill="FFFFFF"/>
          <w:lang w:val="en-GB"/>
        </w:rPr>
        <w:t xml:space="preserve">Floridia, A. (2017). </w:t>
      </w:r>
      <w:r w:rsidRPr="0055485E">
        <w:rPr>
          <w:rFonts w:cstheme="minorHAnsi"/>
          <w:i/>
          <w:color w:val="222222"/>
          <w:sz w:val="20"/>
          <w:szCs w:val="20"/>
          <w:shd w:val="clear" w:color="auto" w:fill="FFFFFF"/>
          <w:lang w:val="en-GB"/>
        </w:rPr>
        <w:t>From Participation to Deliberation: A Critical Genealogy of Deliberative Democracy</w:t>
      </w:r>
      <w:r w:rsidRPr="0055485E">
        <w:rPr>
          <w:rFonts w:cstheme="minorHAnsi"/>
          <w:color w:val="222222"/>
          <w:sz w:val="20"/>
          <w:szCs w:val="20"/>
          <w:shd w:val="clear" w:color="auto" w:fill="FFFFFF"/>
          <w:lang w:val="en-GB"/>
        </w:rPr>
        <w:t xml:space="preserve">, ECPR Press.European Commission (2023c). </w:t>
      </w:r>
    </w:p>
    <w:p w14:paraId="141B3A4E" w14:textId="77777777" w:rsidR="0055485E" w:rsidRPr="0055485E" w:rsidRDefault="0055485E" w:rsidP="0055485E">
      <w:pPr>
        <w:pStyle w:val="my-2"/>
        <w:spacing w:before="0" w:beforeAutospacing="0" w:after="0" w:afterAutospacing="0"/>
        <w:ind w:left="284" w:hanging="284"/>
        <w:jc w:val="both"/>
        <w:rPr>
          <w:rFonts w:asciiTheme="minorHAnsi" w:hAnsiTheme="minorHAnsi" w:cstheme="minorHAnsi"/>
          <w:color w:val="000000"/>
          <w:sz w:val="20"/>
          <w:szCs w:val="20"/>
          <w:lang w:val="en-GB"/>
        </w:rPr>
      </w:pPr>
      <w:r w:rsidRPr="0055485E">
        <w:rPr>
          <w:rFonts w:asciiTheme="minorHAnsi" w:hAnsiTheme="minorHAnsi" w:cstheme="minorHAnsi"/>
          <w:color w:val="000000"/>
          <w:sz w:val="20"/>
          <w:szCs w:val="20"/>
          <w:lang w:val="en-GB"/>
        </w:rPr>
        <w:t>Freeman, L. C. (2004).</w:t>
      </w:r>
      <w:r w:rsidRPr="0055485E">
        <w:rPr>
          <w:rStyle w:val="apple-converted-space"/>
          <w:rFonts w:asciiTheme="minorHAnsi" w:hAnsiTheme="minorHAnsi" w:cstheme="minorHAnsi"/>
          <w:color w:val="000000"/>
          <w:sz w:val="20"/>
          <w:szCs w:val="20"/>
          <w:lang w:val="en-GB"/>
        </w:rPr>
        <w:t> </w:t>
      </w:r>
      <w:r w:rsidRPr="0055485E">
        <w:rPr>
          <w:rStyle w:val="Emphasis"/>
          <w:rFonts w:asciiTheme="minorHAnsi" w:hAnsiTheme="minorHAnsi" w:cstheme="minorHAnsi"/>
          <w:color w:val="000000"/>
          <w:sz w:val="20"/>
          <w:szCs w:val="20"/>
          <w:lang w:val="en-GB"/>
        </w:rPr>
        <w:t>The development of social network analysis: A study in the sociology of science</w:t>
      </w:r>
      <w:r w:rsidRPr="0055485E">
        <w:rPr>
          <w:rFonts w:asciiTheme="minorHAnsi" w:hAnsiTheme="minorHAnsi" w:cstheme="minorHAnsi"/>
          <w:color w:val="000000"/>
          <w:sz w:val="20"/>
          <w:szCs w:val="20"/>
          <w:lang w:val="en-GB"/>
        </w:rPr>
        <w:t>. Empirical Press.</w:t>
      </w:r>
    </w:p>
    <w:p w14:paraId="73987762" w14:textId="77777777" w:rsidR="0055485E" w:rsidRPr="0055485E" w:rsidRDefault="0055485E" w:rsidP="0055485E">
      <w:pPr>
        <w:spacing w:after="0" w:line="240" w:lineRule="auto"/>
        <w:ind w:left="284" w:hanging="284"/>
        <w:jc w:val="both"/>
        <w:rPr>
          <w:rFonts w:eastAsia="Times New Roman" w:cstheme="minorHAnsi"/>
          <w:sz w:val="20"/>
          <w:szCs w:val="20"/>
          <w:lang w:val="en-GB" w:eastAsia="pt-PT"/>
        </w:rPr>
      </w:pPr>
      <w:r w:rsidRPr="0055485E">
        <w:rPr>
          <w:rFonts w:eastAsia="Times New Roman" w:cstheme="minorHAnsi"/>
          <w:sz w:val="20"/>
          <w:szCs w:val="20"/>
          <w:lang w:val="en-GB" w:eastAsia="pt-PT"/>
        </w:rPr>
        <w:t xml:space="preserve">Freire, A., Barragan, M., Coler, X., Lisi, M., &amp; Tsatsanis, E. (Eds.). (2020). </w:t>
      </w:r>
      <w:r w:rsidRPr="0055485E">
        <w:rPr>
          <w:rFonts w:eastAsia="Times New Roman" w:cstheme="minorHAnsi"/>
          <w:i/>
          <w:iCs/>
          <w:sz w:val="20"/>
          <w:szCs w:val="20"/>
          <w:lang w:val="en-GB" w:eastAsia="pt-PT"/>
        </w:rPr>
        <w:t>Political representation in Southern Europe and Latin America: Crisis or continuing transformation?</w:t>
      </w:r>
      <w:r w:rsidRPr="0055485E">
        <w:rPr>
          <w:rFonts w:eastAsia="Times New Roman" w:cstheme="minorHAnsi"/>
          <w:sz w:val="20"/>
          <w:szCs w:val="20"/>
          <w:lang w:val="en-GB" w:eastAsia="pt-PT"/>
        </w:rPr>
        <w:t xml:space="preserve"> Routledge </w:t>
      </w:r>
    </w:p>
    <w:p w14:paraId="3B28DB85" w14:textId="77777777" w:rsidR="0055485E" w:rsidRPr="0055485E" w:rsidRDefault="0055485E" w:rsidP="0055485E">
      <w:pPr>
        <w:spacing w:after="0" w:line="240" w:lineRule="auto"/>
        <w:ind w:left="284" w:hanging="284"/>
        <w:jc w:val="both"/>
        <w:rPr>
          <w:rFonts w:cstheme="minorHAnsi"/>
          <w:color w:val="181817"/>
          <w:sz w:val="20"/>
          <w:szCs w:val="20"/>
          <w:shd w:val="clear" w:color="auto" w:fill="CAE7FF"/>
          <w:lang w:val="en-GB"/>
        </w:rPr>
      </w:pPr>
      <w:r w:rsidRPr="0055485E">
        <w:rPr>
          <w:rFonts w:cstheme="minorHAnsi"/>
          <w:color w:val="222222"/>
          <w:sz w:val="20"/>
          <w:szCs w:val="20"/>
          <w:shd w:val="clear" w:color="auto" w:fill="FFFFFF"/>
          <w:lang w:val="en-GB"/>
        </w:rPr>
        <w:t>Frič, P. (2024). Elite replacement and civil society. In </w:t>
      </w:r>
      <w:r w:rsidRPr="0055485E">
        <w:rPr>
          <w:rFonts w:cstheme="minorHAnsi"/>
          <w:i/>
          <w:iCs/>
          <w:color w:val="222222"/>
          <w:sz w:val="20"/>
          <w:szCs w:val="20"/>
          <w:shd w:val="clear" w:color="auto" w:fill="FFFFFF"/>
          <w:lang w:val="en-GB"/>
        </w:rPr>
        <w:t>Elites of Post-Transformation</w:t>
      </w:r>
      <w:r w:rsidRPr="0055485E">
        <w:rPr>
          <w:rFonts w:cstheme="minorHAnsi"/>
          <w:color w:val="222222"/>
          <w:sz w:val="20"/>
          <w:szCs w:val="20"/>
          <w:shd w:val="clear" w:color="auto" w:fill="FFFFFF"/>
          <w:lang w:val="en-GB"/>
        </w:rPr>
        <w:t> (pp. 63-95). Wydawnictwa Uniwersytetu Warszawskiego.</w:t>
      </w:r>
    </w:p>
    <w:p w14:paraId="297A4CF8" w14:textId="77777777" w:rsidR="0055485E" w:rsidRPr="0055485E" w:rsidRDefault="0055485E" w:rsidP="0055485E">
      <w:pPr>
        <w:spacing w:after="0" w:line="240" w:lineRule="auto"/>
        <w:ind w:left="284" w:hanging="284"/>
        <w:jc w:val="both"/>
        <w:rPr>
          <w:rFonts w:cstheme="minorHAnsi"/>
          <w:color w:val="181817"/>
          <w:sz w:val="20"/>
          <w:szCs w:val="20"/>
          <w:shd w:val="clear" w:color="auto" w:fill="CAE7FF"/>
          <w:lang w:val="en-GB"/>
        </w:rPr>
      </w:pPr>
      <w:r w:rsidRPr="0055485E">
        <w:rPr>
          <w:rFonts w:cstheme="minorHAnsi"/>
          <w:color w:val="222222"/>
          <w:sz w:val="20"/>
          <w:szCs w:val="20"/>
          <w:shd w:val="clear" w:color="auto" w:fill="FFFFFF"/>
          <w:lang w:val="en-GB"/>
        </w:rPr>
        <w:t>Frič, P. (2024). Society for What and for Whom?. </w:t>
      </w:r>
      <w:r w:rsidRPr="0055485E">
        <w:rPr>
          <w:rFonts w:cstheme="minorHAnsi"/>
          <w:i/>
          <w:iCs/>
          <w:color w:val="222222"/>
          <w:sz w:val="20"/>
          <w:szCs w:val="20"/>
          <w:shd w:val="clear" w:color="auto" w:fill="FFFFFF"/>
          <w:lang w:val="en-GB"/>
        </w:rPr>
        <w:t>Non-Governmental Organizations-Role and Performance in Turbulent Times: Role and Performance in Turbulent Times</w:t>
      </w:r>
      <w:r w:rsidRPr="0055485E">
        <w:rPr>
          <w:rFonts w:cstheme="minorHAnsi"/>
          <w:color w:val="222222"/>
          <w:sz w:val="20"/>
          <w:szCs w:val="20"/>
          <w:shd w:val="clear" w:color="auto" w:fill="FFFFFF"/>
          <w:lang w:val="en-GB"/>
        </w:rPr>
        <w:t>, 67.</w:t>
      </w:r>
    </w:p>
    <w:p w14:paraId="53E77CCA" w14:textId="77777777" w:rsidR="0055485E" w:rsidRPr="0055485E" w:rsidRDefault="0055485E" w:rsidP="0055485E">
      <w:pPr>
        <w:pStyle w:val="my-2"/>
        <w:spacing w:before="0" w:beforeAutospacing="0" w:after="0" w:afterAutospacing="0"/>
        <w:ind w:left="284" w:hanging="284"/>
        <w:jc w:val="both"/>
        <w:rPr>
          <w:rFonts w:asciiTheme="minorHAnsi" w:hAnsiTheme="minorHAnsi" w:cstheme="minorHAnsi"/>
          <w:color w:val="000000"/>
          <w:sz w:val="20"/>
          <w:szCs w:val="20"/>
          <w:lang w:val="en-GB"/>
        </w:rPr>
      </w:pPr>
      <w:r w:rsidRPr="0055485E">
        <w:rPr>
          <w:rFonts w:asciiTheme="minorHAnsi" w:hAnsiTheme="minorHAnsi" w:cstheme="minorHAnsi"/>
          <w:color w:val="000000"/>
          <w:sz w:val="20"/>
          <w:szCs w:val="20"/>
          <w:lang w:val="en-GB"/>
        </w:rPr>
        <w:t>Fung, A., &amp; Wright, E. O. (Eds.). (2003).</w:t>
      </w:r>
      <w:r w:rsidRPr="0055485E">
        <w:rPr>
          <w:rStyle w:val="apple-converted-space"/>
          <w:rFonts w:asciiTheme="minorHAnsi" w:hAnsiTheme="minorHAnsi" w:cstheme="minorHAnsi"/>
          <w:color w:val="000000"/>
          <w:sz w:val="20"/>
          <w:szCs w:val="20"/>
          <w:lang w:val="en-GB"/>
        </w:rPr>
        <w:t> </w:t>
      </w:r>
      <w:r w:rsidRPr="0055485E">
        <w:rPr>
          <w:rStyle w:val="Emphasis"/>
          <w:rFonts w:asciiTheme="minorHAnsi" w:hAnsiTheme="minorHAnsi" w:cstheme="minorHAnsi"/>
          <w:color w:val="000000"/>
          <w:sz w:val="20"/>
          <w:szCs w:val="20"/>
          <w:lang w:val="en-GB"/>
        </w:rPr>
        <w:t>Deepening democracy: Institutional innovations in empowered participatory governance</w:t>
      </w:r>
      <w:r w:rsidRPr="0055485E">
        <w:rPr>
          <w:rFonts w:asciiTheme="minorHAnsi" w:hAnsiTheme="minorHAnsi" w:cstheme="minorHAnsi"/>
          <w:color w:val="000000"/>
          <w:sz w:val="20"/>
          <w:szCs w:val="20"/>
          <w:lang w:val="en-GB"/>
        </w:rPr>
        <w:t>. Verso.</w:t>
      </w:r>
    </w:p>
    <w:p w14:paraId="72AB4226"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r w:rsidRPr="0055485E">
        <w:rPr>
          <w:rFonts w:cstheme="minorHAnsi"/>
          <w:color w:val="222222"/>
          <w:sz w:val="20"/>
          <w:szCs w:val="20"/>
          <w:shd w:val="clear" w:color="auto" w:fill="FFFFFF"/>
          <w:lang w:val="en-GB"/>
        </w:rPr>
        <w:t>Galston, W. A. (2018). The rise of European populism and the collapse of the center-left. </w:t>
      </w:r>
      <w:r w:rsidRPr="0055485E">
        <w:rPr>
          <w:rFonts w:cstheme="minorHAnsi"/>
          <w:i/>
          <w:iCs/>
          <w:color w:val="222222"/>
          <w:sz w:val="20"/>
          <w:szCs w:val="20"/>
          <w:shd w:val="clear" w:color="auto" w:fill="FFFFFF"/>
          <w:lang w:val="en-GB"/>
        </w:rPr>
        <w:t>Brookings Institution</w:t>
      </w:r>
      <w:r w:rsidRPr="0055485E">
        <w:rPr>
          <w:rFonts w:cstheme="minorHAnsi"/>
          <w:color w:val="222222"/>
          <w:sz w:val="20"/>
          <w:szCs w:val="20"/>
          <w:shd w:val="clear" w:color="auto" w:fill="FFFFFF"/>
          <w:lang w:val="en-GB"/>
        </w:rPr>
        <w:t>, </w:t>
      </w:r>
      <w:r w:rsidRPr="0055485E">
        <w:rPr>
          <w:rFonts w:cstheme="minorHAnsi"/>
          <w:i/>
          <w:iCs/>
          <w:color w:val="222222"/>
          <w:sz w:val="20"/>
          <w:szCs w:val="20"/>
          <w:shd w:val="clear" w:color="auto" w:fill="FFFFFF"/>
          <w:lang w:val="en-GB"/>
        </w:rPr>
        <w:t>8</w:t>
      </w:r>
      <w:r w:rsidRPr="0055485E">
        <w:rPr>
          <w:rFonts w:cstheme="minorHAnsi"/>
          <w:color w:val="222222"/>
          <w:sz w:val="20"/>
          <w:szCs w:val="20"/>
          <w:shd w:val="clear" w:color="auto" w:fill="FFFFFF"/>
          <w:lang w:val="en-GB"/>
        </w:rPr>
        <w:t>.</w:t>
      </w:r>
    </w:p>
    <w:p w14:paraId="2F1593CE" w14:textId="77777777" w:rsidR="0055485E" w:rsidRPr="0055485E" w:rsidRDefault="0055485E" w:rsidP="0055485E">
      <w:pPr>
        <w:spacing w:after="0" w:line="240" w:lineRule="auto"/>
        <w:ind w:left="284" w:hanging="284"/>
        <w:jc w:val="both"/>
        <w:rPr>
          <w:rFonts w:cstheme="minorHAnsi"/>
          <w:sz w:val="20"/>
          <w:szCs w:val="20"/>
          <w:lang w:val="en-GB"/>
        </w:rPr>
      </w:pPr>
      <w:r w:rsidRPr="0055485E">
        <w:rPr>
          <w:rFonts w:cstheme="minorHAnsi"/>
          <w:color w:val="222222"/>
          <w:sz w:val="20"/>
          <w:szCs w:val="20"/>
          <w:shd w:val="clear" w:color="auto" w:fill="FFFFFF"/>
          <w:lang w:val="en-GB"/>
        </w:rPr>
        <w:t>Garlaschelli, D., &amp; Loffredo, M. I. (2008). Effects of network topology on wealth distributions. </w:t>
      </w:r>
      <w:r w:rsidRPr="0055485E">
        <w:rPr>
          <w:rFonts w:cstheme="minorHAnsi"/>
          <w:i/>
          <w:iCs/>
          <w:color w:val="222222"/>
          <w:sz w:val="20"/>
          <w:szCs w:val="20"/>
          <w:shd w:val="clear" w:color="auto" w:fill="FFFFFF"/>
          <w:lang w:val="en-GB"/>
        </w:rPr>
        <w:t>Journal of Physics A: Mathematical and Theoretical</w:t>
      </w:r>
      <w:r w:rsidRPr="0055485E">
        <w:rPr>
          <w:rFonts w:cstheme="minorHAnsi"/>
          <w:color w:val="222222"/>
          <w:sz w:val="20"/>
          <w:szCs w:val="20"/>
          <w:shd w:val="clear" w:color="auto" w:fill="FFFFFF"/>
          <w:lang w:val="en-GB"/>
        </w:rPr>
        <w:t>, </w:t>
      </w:r>
      <w:r w:rsidRPr="0055485E">
        <w:rPr>
          <w:rFonts w:cstheme="minorHAnsi"/>
          <w:i/>
          <w:iCs/>
          <w:color w:val="222222"/>
          <w:sz w:val="20"/>
          <w:szCs w:val="20"/>
          <w:shd w:val="clear" w:color="auto" w:fill="FFFFFF"/>
          <w:lang w:val="en-GB"/>
        </w:rPr>
        <w:t>41</w:t>
      </w:r>
      <w:r w:rsidRPr="0055485E">
        <w:rPr>
          <w:rFonts w:cstheme="minorHAnsi"/>
          <w:color w:val="222222"/>
          <w:sz w:val="20"/>
          <w:szCs w:val="20"/>
          <w:shd w:val="clear" w:color="auto" w:fill="FFFFFF"/>
          <w:lang w:val="en-GB"/>
        </w:rPr>
        <w:t>(22), 224018.</w:t>
      </w:r>
    </w:p>
    <w:p w14:paraId="69D4242B" w14:textId="77777777" w:rsidR="0055485E" w:rsidRPr="0055485E" w:rsidRDefault="0055485E" w:rsidP="0055485E">
      <w:pPr>
        <w:autoSpaceDE w:val="0"/>
        <w:autoSpaceDN w:val="0"/>
        <w:adjustRightInd w:val="0"/>
        <w:spacing w:after="0" w:line="240" w:lineRule="auto"/>
        <w:ind w:left="284" w:hanging="284"/>
        <w:jc w:val="both"/>
        <w:rPr>
          <w:rFonts w:cstheme="minorHAnsi"/>
          <w:color w:val="222222"/>
          <w:sz w:val="20"/>
          <w:szCs w:val="20"/>
          <w:shd w:val="clear" w:color="auto" w:fill="FFFFFF"/>
          <w:lang w:val="en-GB"/>
        </w:rPr>
      </w:pPr>
      <w:r w:rsidRPr="0055485E">
        <w:rPr>
          <w:rFonts w:cstheme="minorHAnsi"/>
          <w:color w:val="222222"/>
          <w:sz w:val="20"/>
          <w:szCs w:val="20"/>
          <w:shd w:val="clear" w:color="auto" w:fill="FFFFFF"/>
          <w:lang w:val="en-GB"/>
        </w:rPr>
        <w:t>Gathen, C., Skoglund, W., &amp; Laven, D. (2020, May). The UNESCO creative cities network: A case study of city branding. In </w:t>
      </w:r>
      <w:r w:rsidRPr="0055485E">
        <w:rPr>
          <w:rFonts w:cstheme="minorHAnsi"/>
          <w:i/>
          <w:iCs/>
          <w:color w:val="222222"/>
          <w:sz w:val="20"/>
          <w:szCs w:val="20"/>
          <w:shd w:val="clear" w:color="auto" w:fill="FFFFFF"/>
          <w:lang w:val="en-GB"/>
        </w:rPr>
        <w:t>International Symposium: New Metropolitan Perspectives</w:t>
      </w:r>
      <w:r w:rsidRPr="0055485E">
        <w:rPr>
          <w:rFonts w:cstheme="minorHAnsi"/>
          <w:color w:val="222222"/>
          <w:sz w:val="20"/>
          <w:szCs w:val="20"/>
          <w:shd w:val="clear" w:color="auto" w:fill="FFFFFF"/>
          <w:lang w:val="en-GB"/>
        </w:rPr>
        <w:t> (pp. 727-737). Cham: Springer International Publishing.</w:t>
      </w:r>
    </w:p>
    <w:p w14:paraId="1637CFB8" w14:textId="77777777" w:rsidR="00510525" w:rsidRDefault="00510525" w:rsidP="0055485E">
      <w:pPr>
        <w:spacing w:after="0" w:line="240" w:lineRule="auto"/>
        <w:ind w:left="284" w:hanging="284"/>
        <w:jc w:val="both"/>
        <w:rPr>
          <w:ins w:id="72" w:author="Sérgio Pedro" w:date="2026-07-10T09:59:00Z"/>
          <w:rFonts w:cstheme="minorHAnsi"/>
          <w:color w:val="222222"/>
          <w:sz w:val="20"/>
          <w:szCs w:val="20"/>
          <w:shd w:val="clear" w:color="auto" w:fill="FFFFFF"/>
          <w:lang w:val="en-GB"/>
        </w:rPr>
      </w:pPr>
      <w:ins w:id="73" w:author="Sérgio Pedro" w:date="2026-07-10T09:59:00Z">
        <w:r>
          <w:rPr>
            <w:rFonts w:cstheme="minorHAnsi"/>
            <w:color w:val="222222"/>
            <w:sz w:val="20"/>
            <w:szCs w:val="20"/>
            <w:shd w:val="clear" w:color="auto" w:fill="FFFFFF"/>
            <w:lang w:val="en-GB"/>
          </w:rPr>
          <w:t>Newton, K., and Geissel, B. (Eds.). (2012). Evaluating democratic innovations: Curing the democratic malaise? Routledge.</w:t>
        </w:r>
      </w:ins>
    </w:p>
    <w:p w14:paraId="0EBD8DA5" w14:textId="77777777" w:rsidR="00510525" w:rsidRDefault="00510525" w:rsidP="0055485E">
      <w:pPr>
        <w:spacing w:after="0" w:line="240" w:lineRule="auto"/>
        <w:ind w:left="284" w:hanging="284"/>
        <w:jc w:val="both"/>
        <w:rPr>
          <w:ins w:id="74" w:author="Sérgio Pedro" w:date="2026-07-10T09:59:00Z"/>
          <w:rFonts w:cstheme="minorHAnsi"/>
          <w:color w:val="222222"/>
          <w:sz w:val="20"/>
          <w:szCs w:val="20"/>
          <w:shd w:val="clear" w:color="auto" w:fill="FFFFFF"/>
          <w:lang w:val="en-GB"/>
        </w:rPr>
      </w:pPr>
      <w:ins w:id="75" w:author="Sérgio Pedro" w:date="2026-07-10T09:59:00Z">
        <w:r>
          <w:rPr>
            <w:rFonts w:cstheme="minorHAnsi"/>
            <w:color w:val="222222"/>
            <w:sz w:val="20"/>
            <w:szCs w:val="20"/>
            <w:shd w:val="clear" w:color="auto" w:fill="FFFFFF"/>
            <w:lang w:val="en-GB"/>
          </w:rPr>
          <w:t>Gelli, F. (2006). Esplorando il nesso tra efficacia delle politiche pubbliche e qualità della democrazia, relazione al Congresso annuale della Società italiana di scienza politica,</w:t>
        </w:r>
      </w:ins>
    </w:p>
    <w:p w14:paraId="0A7C79C3" w14:textId="18A50BAC" w:rsidR="0055485E" w:rsidRPr="0055485E" w:rsidDel="00510525" w:rsidRDefault="0055485E" w:rsidP="0055485E">
      <w:pPr>
        <w:spacing w:after="0" w:line="240" w:lineRule="auto"/>
        <w:ind w:left="284" w:hanging="284"/>
        <w:jc w:val="both"/>
        <w:rPr>
          <w:del w:id="76" w:author="Sérgio Pedro" w:date="2026-07-10T09:59:00Z"/>
          <w:rFonts w:cstheme="minorHAnsi"/>
          <w:color w:val="222222"/>
          <w:sz w:val="20"/>
          <w:szCs w:val="20"/>
          <w:shd w:val="clear" w:color="auto" w:fill="FFFFFF"/>
          <w:lang w:val="en-GB"/>
        </w:rPr>
      </w:pPr>
      <w:del w:id="77" w:author="Sérgio Pedro" w:date="2026-07-10T09:59:00Z">
        <w:r w:rsidRPr="0055485E" w:rsidDel="00510525">
          <w:rPr>
            <w:rFonts w:cstheme="minorHAnsi"/>
            <w:color w:val="222222"/>
            <w:sz w:val="20"/>
            <w:szCs w:val="20"/>
            <w:shd w:val="clear" w:color="auto" w:fill="FFFFFF"/>
            <w:lang w:val="en-GB"/>
          </w:rPr>
          <w:delText>Geissel, B., &amp; Newton, K. (2012). Evaluating democratic innovations. </w:delText>
        </w:r>
        <w:r w:rsidRPr="0055485E" w:rsidDel="00510525">
          <w:rPr>
            <w:rFonts w:cstheme="minorHAnsi"/>
            <w:i/>
            <w:iCs/>
            <w:color w:val="222222"/>
            <w:sz w:val="20"/>
            <w:szCs w:val="20"/>
            <w:shd w:val="clear" w:color="auto" w:fill="FFFFFF"/>
            <w:lang w:val="en-GB"/>
          </w:rPr>
          <w:delText>Curing the democratic malaise</w:delText>
        </w:r>
        <w:r w:rsidRPr="0055485E" w:rsidDel="00510525">
          <w:rPr>
            <w:rFonts w:cstheme="minorHAnsi"/>
            <w:color w:val="222222"/>
            <w:sz w:val="20"/>
            <w:szCs w:val="20"/>
            <w:shd w:val="clear" w:color="auto" w:fill="FFFFFF"/>
            <w:lang w:val="en-GB"/>
          </w:rPr>
          <w:delText xml:space="preserve">, </w:delText>
        </w:r>
        <w:r w:rsidRPr="0055485E" w:rsidDel="00510525">
          <w:rPr>
            <w:rFonts w:cstheme="minorHAnsi"/>
            <w:i/>
            <w:color w:val="FF0000"/>
            <w:sz w:val="20"/>
            <w:szCs w:val="20"/>
            <w:shd w:val="clear" w:color="auto" w:fill="FFFFFF"/>
            <w:lang w:val="en-GB"/>
          </w:rPr>
          <w:delText>???</w:delText>
        </w:r>
      </w:del>
    </w:p>
    <w:p w14:paraId="6457F625" w14:textId="7F130B4A" w:rsidR="0055485E" w:rsidRPr="0055485E" w:rsidDel="00510525" w:rsidRDefault="0055485E" w:rsidP="0055485E">
      <w:pPr>
        <w:spacing w:after="0" w:line="240" w:lineRule="auto"/>
        <w:ind w:left="284" w:hanging="284"/>
        <w:jc w:val="both"/>
        <w:rPr>
          <w:del w:id="78" w:author="Sérgio Pedro" w:date="2026-07-10T09:59:00Z"/>
          <w:rFonts w:cstheme="minorHAnsi"/>
          <w:sz w:val="20"/>
          <w:szCs w:val="20"/>
          <w:lang w:val="en-GB"/>
        </w:rPr>
      </w:pPr>
      <w:del w:id="79" w:author="Sérgio Pedro" w:date="2026-07-10T09:59:00Z">
        <w:r w:rsidRPr="0055485E" w:rsidDel="00510525">
          <w:rPr>
            <w:rFonts w:cstheme="minorHAnsi"/>
            <w:sz w:val="20"/>
            <w:szCs w:val="20"/>
            <w:lang w:val="en-GB"/>
          </w:rPr>
          <w:delText>Gelli, F. (2006), Esplorando il nesso tra efficacia delle politiche pubbliche e qualità della democrazia, relazione al Congresso annuale della Società italiana di scienza politica,</w:delText>
        </w:r>
      </w:del>
    </w:p>
    <w:p w14:paraId="1D8ACE26"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r w:rsidRPr="0055485E">
        <w:rPr>
          <w:rFonts w:cstheme="minorHAnsi"/>
          <w:color w:val="222222"/>
          <w:sz w:val="20"/>
          <w:szCs w:val="20"/>
          <w:shd w:val="clear" w:color="auto" w:fill="FFFFFF"/>
          <w:lang w:val="en-GB"/>
        </w:rPr>
        <w:t>Gelli, F. (2007). Dispositivi di democratizzazione. Le Agenzie di Democrazia Locale come ‘modello di azione’?. </w:t>
      </w:r>
      <w:r w:rsidRPr="0055485E">
        <w:rPr>
          <w:rFonts w:cstheme="minorHAnsi"/>
          <w:i/>
          <w:iCs/>
          <w:color w:val="222222"/>
          <w:sz w:val="20"/>
          <w:szCs w:val="20"/>
          <w:shd w:val="clear" w:color="auto" w:fill="FFFFFF"/>
          <w:lang w:val="en-GB"/>
        </w:rPr>
        <w:t>Pellizzoni L.(a cura di), La democrazia locale. Apprendere dall’esperienza, ISG-DSU, Università di Trieste</w:t>
      </w:r>
      <w:r w:rsidRPr="0055485E">
        <w:rPr>
          <w:rFonts w:cstheme="minorHAnsi"/>
          <w:color w:val="222222"/>
          <w:sz w:val="20"/>
          <w:szCs w:val="20"/>
          <w:shd w:val="clear" w:color="auto" w:fill="FFFFFF"/>
          <w:lang w:val="en-GB"/>
        </w:rPr>
        <w:t>, 205-250.</w:t>
      </w:r>
    </w:p>
    <w:p w14:paraId="71134013" w14:textId="77777777" w:rsidR="0055485E" w:rsidRPr="0055485E" w:rsidRDefault="0055485E" w:rsidP="0055485E">
      <w:pPr>
        <w:pStyle w:val="NormalWeb"/>
        <w:spacing w:before="0" w:beforeAutospacing="0" w:after="0" w:afterAutospacing="0"/>
        <w:ind w:left="284" w:hanging="284"/>
        <w:jc w:val="both"/>
        <w:rPr>
          <w:rFonts w:asciiTheme="minorHAnsi" w:hAnsiTheme="minorHAnsi" w:cstheme="minorHAnsi"/>
          <w:sz w:val="20"/>
          <w:szCs w:val="20"/>
          <w:lang w:val="en-GB"/>
        </w:rPr>
      </w:pPr>
      <w:r w:rsidRPr="0055485E">
        <w:rPr>
          <w:rFonts w:asciiTheme="minorHAnsi" w:hAnsiTheme="minorHAnsi" w:cstheme="minorHAnsi"/>
          <w:sz w:val="20"/>
          <w:szCs w:val="20"/>
          <w:lang w:val="en-GB"/>
        </w:rPr>
        <w:t>Ghafourifard, A. (2024). Survey fatigue in questionnaire based research: The issues and implications. Medical Science Monitor, 30, e943214.</w:t>
      </w:r>
    </w:p>
    <w:p w14:paraId="0A8E028E"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r w:rsidRPr="0055485E">
        <w:rPr>
          <w:rFonts w:cstheme="minorHAnsi"/>
          <w:color w:val="222222"/>
          <w:sz w:val="20"/>
          <w:szCs w:val="20"/>
          <w:shd w:val="clear" w:color="auto" w:fill="FFFFFF"/>
          <w:lang w:val="en-GB"/>
        </w:rPr>
        <w:t>Gianolla, C. (2017). Populism, a thread and a chance. Between demagogy and participation. </w:t>
      </w:r>
      <w:r w:rsidRPr="0055485E">
        <w:rPr>
          <w:rFonts w:cstheme="minorHAnsi"/>
          <w:i/>
          <w:iCs/>
          <w:color w:val="222222"/>
          <w:sz w:val="20"/>
          <w:szCs w:val="20"/>
          <w:shd w:val="clear" w:color="auto" w:fill="FFFFFF"/>
          <w:lang w:val="en-GB"/>
        </w:rPr>
        <w:t>SocietàMutamentoPolitica</w:t>
      </w:r>
      <w:r w:rsidRPr="0055485E">
        <w:rPr>
          <w:rFonts w:cstheme="minorHAnsi"/>
          <w:color w:val="222222"/>
          <w:sz w:val="20"/>
          <w:szCs w:val="20"/>
          <w:shd w:val="clear" w:color="auto" w:fill="FFFFFF"/>
          <w:lang w:val="en-GB"/>
        </w:rPr>
        <w:t>, </w:t>
      </w:r>
      <w:r w:rsidRPr="0055485E">
        <w:rPr>
          <w:rFonts w:cstheme="minorHAnsi"/>
          <w:i/>
          <w:iCs/>
          <w:color w:val="222222"/>
          <w:sz w:val="20"/>
          <w:szCs w:val="20"/>
          <w:shd w:val="clear" w:color="auto" w:fill="FFFFFF"/>
          <w:lang w:val="en-GB"/>
        </w:rPr>
        <w:t>8</w:t>
      </w:r>
      <w:r w:rsidRPr="0055485E">
        <w:rPr>
          <w:rFonts w:cstheme="minorHAnsi"/>
          <w:color w:val="222222"/>
          <w:sz w:val="20"/>
          <w:szCs w:val="20"/>
          <w:shd w:val="clear" w:color="auto" w:fill="FFFFFF"/>
          <w:lang w:val="en-GB"/>
        </w:rPr>
        <w:t>(15), 327-352.</w:t>
      </w:r>
    </w:p>
    <w:p w14:paraId="0504B990" w14:textId="77777777" w:rsidR="0055485E" w:rsidRPr="0055485E" w:rsidRDefault="0055485E" w:rsidP="0055485E">
      <w:pPr>
        <w:spacing w:after="0" w:line="240" w:lineRule="auto"/>
        <w:ind w:left="284" w:hanging="284"/>
        <w:jc w:val="both"/>
        <w:rPr>
          <w:rFonts w:eastAsia="Times New Roman" w:cstheme="minorHAnsi"/>
          <w:color w:val="0000FF"/>
          <w:sz w:val="20"/>
          <w:szCs w:val="20"/>
          <w:u w:val="single"/>
          <w:lang w:val="en-GB" w:eastAsia="pt-PT"/>
        </w:rPr>
      </w:pPr>
      <w:bookmarkStart w:id="80" w:name="_Hlk233727047"/>
      <w:r w:rsidRPr="0055485E">
        <w:rPr>
          <w:rFonts w:cstheme="minorHAnsi"/>
          <w:color w:val="222222"/>
          <w:sz w:val="20"/>
          <w:szCs w:val="20"/>
          <w:shd w:val="clear" w:color="auto" w:fill="FFFFFF"/>
          <w:lang w:val="en-GB"/>
        </w:rPr>
        <w:t>Gianolla, C., Aguiló, A., &amp; Sabariego</w:t>
      </w:r>
      <w:bookmarkEnd w:id="80"/>
      <w:r w:rsidRPr="0055485E">
        <w:rPr>
          <w:rFonts w:cstheme="minorHAnsi"/>
          <w:color w:val="222222"/>
          <w:sz w:val="20"/>
          <w:szCs w:val="20"/>
          <w:shd w:val="clear" w:color="auto" w:fill="FFFFFF"/>
          <w:lang w:val="en-GB"/>
        </w:rPr>
        <w:t>, J. (2024). E-motions and participation in technopopulist movement-parties. Enthusiasm and technopolitical disillusion. </w:t>
      </w:r>
      <w:r w:rsidRPr="0055485E">
        <w:rPr>
          <w:rFonts w:cstheme="minorHAnsi"/>
          <w:i/>
          <w:iCs/>
          <w:color w:val="222222"/>
          <w:sz w:val="20"/>
          <w:szCs w:val="20"/>
          <w:shd w:val="clear" w:color="auto" w:fill="FFFFFF"/>
          <w:lang w:val="en-GB"/>
        </w:rPr>
        <w:t>Innovation: The European Journal of Social Science Research</w:t>
      </w:r>
      <w:r w:rsidRPr="0055485E">
        <w:rPr>
          <w:rFonts w:cstheme="minorHAnsi"/>
          <w:color w:val="222222"/>
          <w:sz w:val="20"/>
          <w:szCs w:val="20"/>
          <w:shd w:val="clear" w:color="auto" w:fill="FFFFFF"/>
          <w:lang w:val="en-GB"/>
        </w:rPr>
        <w:t>, </w:t>
      </w:r>
      <w:r w:rsidRPr="0055485E">
        <w:rPr>
          <w:rFonts w:cstheme="minorHAnsi"/>
          <w:i/>
          <w:iCs/>
          <w:color w:val="222222"/>
          <w:sz w:val="20"/>
          <w:szCs w:val="20"/>
          <w:shd w:val="clear" w:color="auto" w:fill="FFFFFF"/>
          <w:lang w:val="en-GB"/>
        </w:rPr>
        <w:t>37</w:t>
      </w:r>
      <w:r w:rsidRPr="0055485E">
        <w:rPr>
          <w:rFonts w:cstheme="minorHAnsi"/>
          <w:color w:val="222222"/>
          <w:sz w:val="20"/>
          <w:szCs w:val="20"/>
          <w:shd w:val="clear" w:color="auto" w:fill="FFFFFF"/>
          <w:lang w:val="en-GB"/>
        </w:rPr>
        <w:t>(4), 1098-1119.</w:t>
      </w:r>
    </w:p>
    <w:p w14:paraId="214F70BA" w14:textId="77777777" w:rsidR="0055485E" w:rsidRPr="0055485E" w:rsidRDefault="0055485E" w:rsidP="0055485E">
      <w:pPr>
        <w:spacing w:after="0" w:line="240" w:lineRule="auto"/>
        <w:ind w:left="284" w:hanging="284"/>
        <w:jc w:val="both"/>
        <w:rPr>
          <w:rFonts w:eastAsia="Times New Roman" w:cstheme="minorHAnsi"/>
          <w:sz w:val="20"/>
          <w:szCs w:val="20"/>
          <w:lang w:val="en-GB" w:eastAsia="pt-PT"/>
        </w:rPr>
      </w:pPr>
      <w:r w:rsidRPr="0055485E">
        <w:rPr>
          <w:rFonts w:cstheme="minorHAnsi"/>
          <w:color w:val="222222"/>
          <w:sz w:val="20"/>
          <w:szCs w:val="20"/>
          <w:shd w:val="clear" w:color="auto" w:fill="FFFFFF"/>
          <w:lang w:val="en-GB"/>
        </w:rPr>
        <w:t>Gianolla, C., Mónico, L., &amp; Cruz, M. J. (2024). Emotion narratives on the political culture of radical right populist parties in Portugal and Italy. </w:t>
      </w:r>
      <w:r w:rsidRPr="0055485E">
        <w:rPr>
          <w:rFonts w:cstheme="minorHAnsi"/>
          <w:i/>
          <w:iCs/>
          <w:color w:val="222222"/>
          <w:sz w:val="20"/>
          <w:szCs w:val="20"/>
          <w:shd w:val="clear" w:color="auto" w:fill="FFFFFF"/>
          <w:lang w:val="en-GB"/>
        </w:rPr>
        <w:t>Politics and Governance</w:t>
      </w:r>
      <w:r w:rsidRPr="0055485E">
        <w:rPr>
          <w:rFonts w:cstheme="minorHAnsi"/>
          <w:color w:val="222222"/>
          <w:sz w:val="20"/>
          <w:szCs w:val="20"/>
          <w:shd w:val="clear" w:color="auto" w:fill="FFFFFF"/>
          <w:lang w:val="en-GB"/>
        </w:rPr>
        <w:t>, </w:t>
      </w:r>
      <w:r w:rsidRPr="0055485E">
        <w:rPr>
          <w:rFonts w:cstheme="minorHAnsi"/>
          <w:i/>
          <w:iCs/>
          <w:color w:val="222222"/>
          <w:sz w:val="20"/>
          <w:szCs w:val="20"/>
          <w:shd w:val="clear" w:color="auto" w:fill="FFFFFF"/>
          <w:lang w:val="en-GB"/>
        </w:rPr>
        <w:t>12</w:t>
      </w:r>
      <w:r w:rsidRPr="0055485E">
        <w:rPr>
          <w:rFonts w:cstheme="minorHAnsi"/>
          <w:color w:val="222222"/>
          <w:sz w:val="20"/>
          <w:szCs w:val="20"/>
          <w:shd w:val="clear" w:color="auto" w:fill="FFFFFF"/>
          <w:lang w:val="en-GB"/>
        </w:rPr>
        <w:t>.</w:t>
      </w:r>
    </w:p>
    <w:p w14:paraId="7FA457DF" w14:textId="77777777" w:rsidR="0055485E" w:rsidRPr="0055485E" w:rsidRDefault="0055485E" w:rsidP="0055485E">
      <w:pPr>
        <w:pStyle w:val="my-2"/>
        <w:spacing w:before="0" w:beforeAutospacing="0" w:after="0" w:afterAutospacing="0"/>
        <w:ind w:left="284" w:hanging="284"/>
        <w:jc w:val="both"/>
        <w:rPr>
          <w:rFonts w:asciiTheme="minorHAnsi" w:hAnsiTheme="minorHAnsi" w:cstheme="minorHAnsi"/>
          <w:color w:val="000000" w:themeColor="text1"/>
          <w:sz w:val="20"/>
          <w:szCs w:val="20"/>
          <w:lang w:val="en-GB"/>
        </w:rPr>
      </w:pPr>
      <w:r w:rsidRPr="0055485E">
        <w:rPr>
          <w:rFonts w:asciiTheme="minorHAnsi" w:hAnsiTheme="minorHAnsi" w:cstheme="minorHAnsi"/>
          <w:color w:val="000000" w:themeColor="text1"/>
          <w:sz w:val="20"/>
          <w:szCs w:val="20"/>
          <w:lang w:val="en-GB"/>
        </w:rPr>
        <w:t>Gilbert, D. U. (2010). The United Nations Global Compact as a network of networks. In A. Rasche &amp; G. Kell (Eds.),</w:t>
      </w:r>
      <w:r w:rsidRPr="0055485E">
        <w:rPr>
          <w:rStyle w:val="apple-converted-space"/>
          <w:rFonts w:asciiTheme="minorHAnsi" w:hAnsiTheme="minorHAnsi" w:cstheme="minorHAnsi"/>
          <w:color w:val="000000" w:themeColor="text1"/>
          <w:sz w:val="20"/>
          <w:szCs w:val="20"/>
          <w:lang w:val="en-GB"/>
        </w:rPr>
        <w:t> </w:t>
      </w:r>
      <w:r w:rsidRPr="0055485E">
        <w:rPr>
          <w:rStyle w:val="Emphasis"/>
          <w:rFonts w:asciiTheme="minorHAnsi" w:hAnsiTheme="minorHAnsi" w:cstheme="minorHAnsi"/>
          <w:color w:val="000000" w:themeColor="text1"/>
          <w:sz w:val="20"/>
          <w:szCs w:val="20"/>
          <w:lang w:val="en-GB"/>
        </w:rPr>
        <w:t>The United Nations Global Compact: Achievements, critical capacity, and future prospects</w:t>
      </w:r>
      <w:r w:rsidRPr="0055485E">
        <w:rPr>
          <w:rStyle w:val="apple-converted-space"/>
          <w:rFonts w:asciiTheme="minorHAnsi" w:hAnsiTheme="minorHAnsi" w:cstheme="minorHAnsi"/>
          <w:color w:val="000000" w:themeColor="text1"/>
          <w:sz w:val="20"/>
          <w:szCs w:val="20"/>
          <w:lang w:val="en-GB"/>
        </w:rPr>
        <w:t> </w:t>
      </w:r>
      <w:r w:rsidRPr="0055485E">
        <w:rPr>
          <w:rFonts w:asciiTheme="minorHAnsi" w:hAnsiTheme="minorHAnsi" w:cstheme="minorHAnsi"/>
          <w:color w:val="000000" w:themeColor="text1"/>
          <w:sz w:val="20"/>
          <w:szCs w:val="20"/>
          <w:lang w:val="en-GB"/>
        </w:rPr>
        <w:t>(pp. 340–354). Cambridge University Press. https://doi.org/10.1017/CBO9780511762642.022</w:t>
      </w:r>
    </w:p>
    <w:p w14:paraId="5ECC1114" w14:textId="77777777" w:rsidR="0055485E" w:rsidRPr="0055485E" w:rsidRDefault="0055485E" w:rsidP="0055485E">
      <w:pPr>
        <w:pStyle w:val="my-2"/>
        <w:spacing w:before="0" w:beforeAutospacing="0" w:after="0" w:afterAutospacing="0"/>
        <w:ind w:left="284" w:hanging="284"/>
        <w:jc w:val="both"/>
        <w:rPr>
          <w:rStyle w:val="citation"/>
          <w:rFonts w:asciiTheme="minorHAnsi" w:eastAsiaTheme="majorEastAsia" w:hAnsiTheme="minorHAnsi" w:cstheme="minorHAnsi"/>
          <w:sz w:val="20"/>
          <w:szCs w:val="20"/>
        </w:rPr>
      </w:pPr>
      <w:r w:rsidRPr="0055485E">
        <w:rPr>
          <w:rFonts w:asciiTheme="minorHAnsi" w:hAnsiTheme="minorHAnsi" w:cstheme="minorHAnsi"/>
          <w:sz w:val="20"/>
          <w:szCs w:val="20"/>
        </w:rPr>
        <w:t xml:space="preserve">Gnyawali, D. R., &amp; Charleton, T. R. (2018). Nuances in the interplay of competition and cooperation: Towards a theory of coopetition. </w:t>
      </w:r>
      <w:r w:rsidRPr="0055485E">
        <w:rPr>
          <w:rStyle w:val="Emphasis"/>
          <w:rFonts w:asciiTheme="minorHAnsi" w:eastAsiaTheme="majorEastAsia" w:hAnsiTheme="minorHAnsi" w:cstheme="minorHAnsi"/>
          <w:sz w:val="20"/>
          <w:szCs w:val="20"/>
        </w:rPr>
        <w:t>Journal of Management, 44</w:t>
      </w:r>
      <w:r w:rsidRPr="0055485E">
        <w:rPr>
          <w:rFonts w:asciiTheme="minorHAnsi" w:hAnsiTheme="minorHAnsi" w:cstheme="minorHAnsi"/>
          <w:sz w:val="20"/>
          <w:szCs w:val="20"/>
        </w:rPr>
        <w:t xml:space="preserve">(7), 2517–2544. </w:t>
      </w:r>
      <w:hyperlink r:id="rId12" w:history="1">
        <w:r w:rsidRPr="0055485E">
          <w:rPr>
            <w:rStyle w:val="Hyperlink"/>
            <w:rFonts w:asciiTheme="minorHAnsi" w:hAnsiTheme="minorHAnsi" w:cstheme="minorHAnsi"/>
            <w:sz w:val="20"/>
            <w:szCs w:val="20"/>
          </w:rPr>
          <w:t>https://doi.org/10.1177/0149206318788945</w:t>
        </w:r>
      </w:hyperlink>
    </w:p>
    <w:p w14:paraId="55B80AE6" w14:textId="77777777" w:rsidR="0055485E" w:rsidRPr="0055485E" w:rsidRDefault="0055485E" w:rsidP="0055485E">
      <w:pPr>
        <w:spacing w:after="0" w:line="240" w:lineRule="auto"/>
        <w:ind w:left="284" w:hanging="284"/>
        <w:jc w:val="both"/>
        <w:rPr>
          <w:rFonts w:cstheme="minorHAnsi"/>
          <w:sz w:val="20"/>
          <w:szCs w:val="20"/>
          <w:lang w:val="en-GB"/>
        </w:rPr>
      </w:pPr>
      <w:r w:rsidRPr="0055485E">
        <w:rPr>
          <w:rFonts w:cstheme="minorHAnsi"/>
          <w:sz w:val="20"/>
          <w:szCs w:val="20"/>
          <w:lang w:val="en-GB"/>
        </w:rPr>
        <w:t>Granicus. (2023, July 9). How to avoid survey fatigue.</w:t>
      </w:r>
    </w:p>
    <w:p w14:paraId="10870335" w14:textId="77777777" w:rsidR="0055485E" w:rsidRPr="0055485E" w:rsidRDefault="0055485E" w:rsidP="0055485E">
      <w:pPr>
        <w:autoSpaceDE w:val="0"/>
        <w:autoSpaceDN w:val="0"/>
        <w:adjustRightInd w:val="0"/>
        <w:spacing w:after="0" w:line="240" w:lineRule="auto"/>
        <w:ind w:left="284" w:hanging="284"/>
        <w:jc w:val="both"/>
        <w:rPr>
          <w:rFonts w:cstheme="minorHAnsi"/>
          <w:color w:val="222222"/>
          <w:sz w:val="20"/>
          <w:szCs w:val="20"/>
          <w:shd w:val="clear" w:color="auto" w:fill="FFFFFF"/>
          <w:lang w:val="en-GB"/>
        </w:rPr>
      </w:pPr>
      <w:r w:rsidRPr="0055485E">
        <w:rPr>
          <w:rFonts w:cstheme="minorHAnsi"/>
          <w:color w:val="222222"/>
          <w:sz w:val="20"/>
          <w:szCs w:val="20"/>
          <w:shd w:val="clear" w:color="auto" w:fill="FFFFFF"/>
          <w:lang w:val="en-GB"/>
        </w:rPr>
        <w:t>Granovetter, M. (1983). The strength of weak ties: A network theory revisited. </w:t>
      </w:r>
      <w:r w:rsidRPr="0055485E">
        <w:rPr>
          <w:rFonts w:cstheme="minorHAnsi"/>
          <w:i/>
          <w:iCs/>
          <w:color w:val="222222"/>
          <w:sz w:val="20"/>
          <w:szCs w:val="20"/>
          <w:shd w:val="clear" w:color="auto" w:fill="FFFFFF"/>
          <w:lang w:val="en-GB"/>
        </w:rPr>
        <w:t>Sociological theory</w:t>
      </w:r>
      <w:r w:rsidRPr="0055485E">
        <w:rPr>
          <w:rFonts w:cstheme="minorHAnsi"/>
          <w:color w:val="222222"/>
          <w:sz w:val="20"/>
          <w:szCs w:val="20"/>
          <w:shd w:val="clear" w:color="auto" w:fill="FFFFFF"/>
          <w:lang w:val="en-GB"/>
        </w:rPr>
        <w:t>, 201-233.</w:t>
      </w:r>
    </w:p>
    <w:p w14:paraId="2692C014" w14:textId="77777777" w:rsidR="0055485E" w:rsidRPr="0055485E" w:rsidRDefault="0055485E" w:rsidP="0055485E">
      <w:pPr>
        <w:spacing w:after="0" w:line="240" w:lineRule="auto"/>
        <w:ind w:left="284" w:hanging="284"/>
        <w:jc w:val="both"/>
        <w:rPr>
          <w:rFonts w:cstheme="minorHAnsi"/>
          <w:sz w:val="20"/>
          <w:szCs w:val="20"/>
          <w:lang w:val="en-GB"/>
        </w:rPr>
      </w:pPr>
      <w:r w:rsidRPr="0055485E">
        <w:rPr>
          <w:rFonts w:cstheme="minorHAnsi"/>
          <w:sz w:val="20"/>
          <w:szCs w:val="20"/>
          <w:lang w:val="en-GB"/>
        </w:rPr>
        <w:t>Granovetter, M. S. (1973). The strength of weak ties. American Journal of Sociology, 78(6), 1360–1380.</w:t>
      </w:r>
    </w:p>
    <w:p w14:paraId="66DF7F1A" w14:textId="77777777" w:rsidR="0055485E" w:rsidRPr="0055485E" w:rsidRDefault="0055485E" w:rsidP="0055485E">
      <w:pPr>
        <w:pStyle w:val="my-2"/>
        <w:spacing w:before="0" w:beforeAutospacing="0" w:after="0" w:afterAutospacing="0"/>
        <w:ind w:left="284" w:hanging="284"/>
        <w:jc w:val="both"/>
        <w:rPr>
          <w:rFonts w:asciiTheme="minorHAnsi" w:hAnsiTheme="minorHAnsi" w:cstheme="minorHAnsi"/>
          <w:color w:val="000000"/>
          <w:sz w:val="20"/>
          <w:szCs w:val="20"/>
          <w:lang w:val="en-GB"/>
        </w:rPr>
      </w:pPr>
      <w:r w:rsidRPr="0055485E">
        <w:rPr>
          <w:rFonts w:asciiTheme="minorHAnsi" w:hAnsiTheme="minorHAnsi" w:cstheme="minorHAnsi"/>
          <w:color w:val="000000"/>
          <w:sz w:val="20"/>
          <w:szCs w:val="20"/>
          <w:lang w:val="en-GB"/>
        </w:rPr>
        <w:t>Granovetter, M. S. (1974).</w:t>
      </w:r>
      <w:r w:rsidRPr="0055485E">
        <w:rPr>
          <w:rStyle w:val="apple-converted-space"/>
          <w:rFonts w:asciiTheme="minorHAnsi" w:hAnsiTheme="minorHAnsi" w:cstheme="minorHAnsi"/>
          <w:color w:val="000000"/>
          <w:sz w:val="20"/>
          <w:szCs w:val="20"/>
          <w:lang w:val="en-GB"/>
        </w:rPr>
        <w:t> </w:t>
      </w:r>
      <w:r w:rsidRPr="0055485E">
        <w:rPr>
          <w:rStyle w:val="Emphasis"/>
          <w:rFonts w:asciiTheme="minorHAnsi" w:hAnsiTheme="minorHAnsi" w:cstheme="minorHAnsi"/>
          <w:color w:val="000000"/>
          <w:sz w:val="20"/>
          <w:szCs w:val="20"/>
          <w:lang w:val="en-GB"/>
        </w:rPr>
        <w:t>Getting a job: A study of contacts and careers</w:t>
      </w:r>
      <w:r w:rsidRPr="0055485E">
        <w:rPr>
          <w:rFonts w:asciiTheme="minorHAnsi" w:hAnsiTheme="minorHAnsi" w:cstheme="minorHAnsi"/>
          <w:color w:val="000000"/>
          <w:sz w:val="20"/>
          <w:szCs w:val="20"/>
          <w:lang w:val="en-GB"/>
        </w:rPr>
        <w:t>. Harvard University Press.</w:t>
      </w:r>
    </w:p>
    <w:p w14:paraId="271BFF5C" w14:textId="77777777" w:rsidR="0055485E" w:rsidRPr="0055485E" w:rsidRDefault="0055485E" w:rsidP="0055485E">
      <w:pPr>
        <w:pStyle w:val="my-2"/>
        <w:spacing w:before="0" w:beforeAutospacing="0" w:after="0" w:afterAutospacing="0"/>
        <w:ind w:left="284" w:hanging="284"/>
        <w:jc w:val="both"/>
        <w:rPr>
          <w:rFonts w:asciiTheme="minorHAnsi" w:hAnsiTheme="minorHAnsi" w:cstheme="minorHAnsi"/>
          <w:color w:val="000000"/>
          <w:sz w:val="20"/>
          <w:szCs w:val="20"/>
          <w:lang w:val="en-GB"/>
        </w:rPr>
      </w:pPr>
      <w:r w:rsidRPr="0055485E">
        <w:rPr>
          <w:rFonts w:asciiTheme="minorHAnsi" w:hAnsiTheme="minorHAnsi" w:cstheme="minorHAnsi"/>
          <w:color w:val="000000"/>
          <w:sz w:val="20"/>
          <w:szCs w:val="20"/>
          <w:lang w:val="en-GB"/>
        </w:rPr>
        <w:t>Granovetter, M. S. (1978). Threshold models of collective behavior.</w:t>
      </w:r>
      <w:r w:rsidRPr="0055485E">
        <w:rPr>
          <w:rStyle w:val="apple-converted-space"/>
          <w:rFonts w:asciiTheme="minorHAnsi" w:hAnsiTheme="minorHAnsi" w:cstheme="minorHAnsi"/>
          <w:color w:val="000000"/>
          <w:sz w:val="20"/>
          <w:szCs w:val="20"/>
          <w:lang w:val="en-GB"/>
        </w:rPr>
        <w:t> </w:t>
      </w:r>
      <w:r w:rsidRPr="0055485E">
        <w:rPr>
          <w:rStyle w:val="Emphasis"/>
          <w:rFonts w:asciiTheme="minorHAnsi" w:hAnsiTheme="minorHAnsi" w:cstheme="minorHAnsi"/>
          <w:color w:val="000000"/>
          <w:sz w:val="20"/>
          <w:szCs w:val="20"/>
          <w:lang w:val="en-GB"/>
        </w:rPr>
        <w:t>American Journal of Sociology</w:t>
      </w:r>
      <w:r w:rsidRPr="0055485E">
        <w:rPr>
          <w:rFonts w:asciiTheme="minorHAnsi" w:hAnsiTheme="minorHAnsi" w:cstheme="minorHAnsi"/>
          <w:color w:val="000000"/>
          <w:sz w:val="20"/>
          <w:szCs w:val="20"/>
          <w:lang w:val="en-GB"/>
        </w:rPr>
        <w:t>, 83(6), 1420–1443.</w:t>
      </w:r>
    </w:p>
    <w:p w14:paraId="78202A03" w14:textId="77777777" w:rsidR="0055485E" w:rsidRPr="0055485E" w:rsidRDefault="0055485E" w:rsidP="0055485E">
      <w:pPr>
        <w:pStyle w:val="my-2"/>
        <w:spacing w:before="0" w:beforeAutospacing="0" w:after="0" w:afterAutospacing="0"/>
        <w:ind w:left="284" w:hanging="284"/>
        <w:jc w:val="both"/>
        <w:rPr>
          <w:rFonts w:asciiTheme="minorHAnsi" w:hAnsiTheme="minorHAnsi" w:cstheme="minorHAnsi"/>
          <w:color w:val="000000" w:themeColor="text1"/>
          <w:sz w:val="20"/>
          <w:szCs w:val="20"/>
          <w:lang w:val="en-GB"/>
        </w:rPr>
      </w:pPr>
      <w:r w:rsidRPr="0055485E">
        <w:rPr>
          <w:rFonts w:asciiTheme="minorHAnsi" w:hAnsiTheme="minorHAnsi" w:cstheme="minorHAnsi"/>
          <w:color w:val="000000" w:themeColor="text1"/>
          <w:sz w:val="20"/>
          <w:szCs w:val="20"/>
          <w:lang w:val="en-GB"/>
        </w:rPr>
        <w:t>Granovetter, M. S. (1983). The strength of weak ties: A network theory revisited. In P. V. Marsden &amp; N. Lin (Eds.),</w:t>
      </w:r>
      <w:r w:rsidRPr="0055485E">
        <w:rPr>
          <w:rStyle w:val="apple-converted-space"/>
          <w:rFonts w:asciiTheme="minorHAnsi" w:hAnsiTheme="minorHAnsi" w:cstheme="minorHAnsi"/>
          <w:color w:val="000000" w:themeColor="text1"/>
          <w:sz w:val="20"/>
          <w:szCs w:val="20"/>
          <w:lang w:val="en-GB"/>
        </w:rPr>
        <w:t> </w:t>
      </w:r>
      <w:r w:rsidRPr="0055485E">
        <w:rPr>
          <w:rStyle w:val="Emphasis"/>
          <w:rFonts w:asciiTheme="minorHAnsi" w:hAnsiTheme="minorHAnsi" w:cstheme="minorHAnsi"/>
          <w:color w:val="000000" w:themeColor="text1"/>
          <w:sz w:val="20"/>
          <w:szCs w:val="20"/>
          <w:lang w:val="en-GB"/>
        </w:rPr>
        <w:t>Social structure and network analysis</w:t>
      </w:r>
      <w:r w:rsidRPr="0055485E">
        <w:rPr>
          <w:rStyle w:val="apple-converted-space"/>
          <w:rFonts w:asciiTheme="minorHAnsi" w:hAnsiTheme="minorHAnsi" w:cstheme="minorHAnsi"/>
          <w:color w:val="000000" w:themeColor="text1"/>
          <w:sz w:val="20"/>
          <w:szCs w:val="20"/>
          <w:lang w:val="en-GB"/>
        </w:rPr>
        <w:t> </w:t>
      </w:r>
      <w:r w:rsidRPr="0055485E">
        <w:rPr>
          <w:rFonts w:asciiTheme="minorHAnsi" w:hAnsiTheme="minorHAnsi" w:cstheme="minorHAnsi"/>
          <w:color w:val="000000" w:themeColor="text1"/>
          <w:sz w:val="20"/>
          <w:szCs w:val="20"/>
          <w:lang w:val="en-GB"/>
        </w:rPr>
        <w:t>(pp. 105–130). SAGE Publications.</w:t>
      </w:r>
    </w:p>
    <w:p w14:paraId="04F89AC5" w14:textId="77777777" w:rsidR="0055485E" w:rsidRPr="0055485E" w:rsidRDefault="0055485E" w:rsidP="0055485E">
      <w:pPr>
        <w:pStyle w:val="my-2"/>
        <w:spacing w:before="0" w:beforeAutospacing="0" w:after="0" w:afterAutospacing="0"/>
        <w:ind w:left="284" w:hanging="284"/>
        <w:jc w:val="both"/>
        <w:rPr>
          <w:rFonts w:asciiTheme="minorHAnsi" w:hAnsiTheme="minorHAnsi" w:cstheme="minorHAnsi"/>
          <w:color w:val="000000"/>
          <w:sz w:val="20"/>
          <w:szCs w:val="20"/>
          <w:lang w:val="en-GB"/>
        </w:rPr>
      </w:pPr>
      <w:r w:rsidRPr="0055485E">
        <w:rPr>
          <w:rFonts w:asciiTheme="minorHAnsi" w:hAnsiTheme="minorHAnsi" w:cstheme="minorHAnsi"/>
          <w:color w:val="000000"/>
          <w:sz w:val="20"/>
          <w:szCs w:val="20"/>
          <w:lang w:val="en-GB"/>
        </w:rPr>
        <w:t>Granovetter, M. S. (1985). Economic action and social structure: The problem of embeddedness.</w:t>
      </w:r>
      <w:r w:rsidRPr="0055485E">
        <w:rPr>
          <w:rStyle w:val="apple-converted-space"/>
          <w:rFonts w:asciiTheme="minorHAnsi" w:hAnsiTheme="minorHAnsi" w:cstheme="minorHAnsi"/>
          <w:color w:val="000000"/>
          <w:sz w:val="20"/>
          <w:szCs w:val="20"/>
          <w:lang w:val="en-GB"/>
        </w:rPr>
        <w:t> </w:t>
      </w:r>
      <w:r w:rsidRPr="0055485E">
        <w:rPr>
          <w:rStyle w:val="Emphasis"/>
          <w:rFonts w:asciiTheme="minorHAnsi" w:hAnsiTheme="minorHAnsi" w:cstheme="minorHAnsi"/>
          <w:color w:val="000000"/>
          <w:sz w:val="20"/>
          <w:szCs w:val="20"/>
          <w:lang w:val="en-GB"/>
        </w:rPr>
        <w:t>American Journal of Sociology</w:t>
      </w:r>
      <w:r w:rsidRPr="0055485E">
        <w:rPr>
          <w:rFonts w:asciiTheme="minorHAnsi" w:hAnsiTheme="minorHAnsi" w:cstheme="minorHAnsi"/>
          <w:color w:val="000000"/>
          <w:sz w:val="20"/>
          <w:szCs w:val="20"/>
          <w:lang w:val="en-GB"/>
        </w:rPr>
        <w:t>, 91(3), 481–510.</w:t>
      </w:r>
    </w:p>
    <w:p w14:paraId="50563DC6" w14:textId="77777777" w:rsidR="0055485E" w:rsidRPr="0055485E" w:rsidRDefault="0055485E" w:rsidP="0055485E">
      <w:pPr>
        <w:autoSpaceDE w:val="0"/>
        <w:autoSpaceDN w:val="0"/>
        <w:adjustRightInd w:val="0"/>
        <w:spacing w:after="0" w:line="240" w:lineRule="auto"/>
        <w:ind w:left="284" w:hanging="284"/>
        <w:jc w:val="both"/>
        <w:rPr>
          <w:rFonts w:cstheme="minorHAnsi"/>
          <w:color w:val="222222"/>
          <w:sz w:val="20"/>
          <w:szCs w:val="20"/>
          <w:shd w:val="clear" w:color="auto" w:fill="FFFFFF"/>
          <w:lang w:val="en-GB"/>
        </w:rPr>
      </w:pPr>
      <w:r w:rsidRPr="0055485E">
        <w:rPr>
          <w:rFonts w:cstheme="minorHAnsi"/>
          <w:color w:val="222222"/>
          <w:sz w:val="20"/>
          <w:szCs w:val="20"/>
          <w:shd w:val="clear" w:color="auto" w:fill="FFFFFF"/>
          <w:lang w:val="en-GB"/>
        </w:rPr>
        <w:t>Green, G. (2013). Age-friendly cities of Europe. </w:t>
      </w:r>
      <w:r w:rsidRPr="0055485E">
        <w:rPr>
          <w:rFonts w:cstheme="minorHAnsi"/>
          <w:i/>
          <w:iCs/>
          <w:color w:val="222222"/>
          <w:sz w:val="20"/>
          <w:szCs w:val="20"/>
          <w:shd w:val="clear" w:color="auto" w:fill="FFFFFF"/>
          <w:lang w:val="en-GB"/>
        </w:rPr>
        <w:t>Journal of urban health</w:t>
      </w:r>
      <w:r w:rsidRPr="0055485E">
        <w:rPr>
          <w:rFonts w:cstheme="minorHAnsi"/>
          <w:color w:val="222222"/>
          <w:sz w:val="20"/>
          <w:szCs w:val="20"/>
          <w:shd w:val="clear" w:color="auto" w:fill="FFFFFF"/>
          <w:lang w:val="en-GB"/>
        </w:rPr>
        <w:t>, </w:t>
      </w:r>
      <w:r w:rsidRPr="0055485E">
        <w:rPr>
          <w:rFonts w:cstheme="minorHAnsi"/>
          <w:i/>
          <w:iCs/>
          <w:color w:val="222222"/>
          <w:sz w:val="20"/>
          <w:szCs w:val="20"/>
          <w:shd w:val="clear" w:color="auto" w:fill="FFFFFF"/>
          <w:lang w:val="en-GB"/>
        </w:rPr>
        <w:t>90</w:t>
      </w:r>
      <w:r w:rsidRPr="0055485E">
        <w:rPr>
          <w:rFonts w:cstheme="minorHAnsi"/>
          <w:color w:val="222222"/>
          <w:sz w:val="20"/>
          <w:szCs w:val="20"/>
          <w:shd w:val="clear" w:color="auto" w:fill="FFFFFF"/>
          <w:lang w:val="en-GB"/>
        </w:rPr>
        <w:t>(Suppl 1), 116-128.</w:t>
      </w:r>
    </w:p>
    <w:p w14:paraId="178CB657" w14:textId="77777777" w:rsidR="0055485E" w:rsidRPr="0055485E" w:rsidRDefault="0055485E" w:rsidP="0055485E">
      <w:pPr>
        <w:spacing w:after="0" w:line="240" w:lineRule="auto"/>
        <w:ind w:left="284" w:hanging="284"/>
        <w:jc w:val="both"/>
        <w:rPr>
          <w:rFonts w:cstheme="minorHAnsi"/>
          <w:sz w:val="20"/>
          <w:szCs w:val="20"/>
          <w:lang w:val="en-GB"/>
        </w:rPr>
      </w:pPr>
      <w:r w:rsidRPr="0055485E">
        <w:rPr>
          <w:rFonts w:cstheme="minorHAnsi"/>
          <w:sz w:val="20"/>
          <w:szCs w:val="20"/>
          <w:lang w:val="en-GB"/>
        </w:rPr>
        <w:t xml:space="preserve">Gugliano, A.A. &amp; Rodrigues, P. (2017). </w:t>
      </w:r>
      <w:r w:rsidRPr="0055485E">
        <w:rPr>
          <w:rFonts w:cstheme="minorHAnsi"/>
          <w:i/>
          <w:sz w:val="20"/>
          <w:szCs w:val="20"/>
          <w:lang w:val="en-GB"/>
        </w:rPr>
        <w:t>Inovações participativas na democracia brasileira: o sistema de participação popular cidadã de Canoas</w:t>
      </w:r>
      <w:r w:rsidRPr="0055485E">
        <w:rPr>
          <w:rFonts w:cstheme="minorHAnsi"/>
          <w:sz w:val="20"/>
          <w:szCs w:val="20"/>
          <w:lang w:val="en-GB"/>
        </w:rPr>
        <w:t xml:space="preserve">. XXXI Congreso de la Asociación Latinoamericana de Sociología. Asociación Latinoamericana de Sociología, Montevideo. Daownloadable at: </w:t>
      </w:r>
      <w:hyperlink r:id="rId13" w:history="1">
        <w:r w:rsidRPr="0055485E">
          <w:rPr>
            <w:rStyle w:val="Hyperlink"/>
            <w:rFonts w:cstheme="minorHAnsi"/>
            <w:sz w:val="20"/>
            <w:szCs w:val="20"/>
            <w:lang w:val="en-GB"/>
          </w:rPr>
          <w:t>https://cdsa.aacademica.org/000-018/538.pdf</w:t>
        </w:r>
      </w:hyperlink>
    </w:p>
    <w:p w14:paraId="0C3BE02E" w14:textId="77777777" w:rsidR="0055485E" w:rsidRPr="0055485E" w:rsidRDefault="0055485E" w:rsidP="0055485E">
      <w:pPr>
        <w:spacing w:after="0" w:line="240" w:lineRule="auto"/>
        <w:ind w:left="284" w:hanging="284"/>
        <w:jc w:val="both"/>
        <w:rPr>
          <w:rFonts w:eastAsia="Times New Roman" w:cstheme="minorHAnsi"/>
          <w:sz w:val="20"/>
          <w:szCs w:val="20"/>
          <w:lang w:val="en-GB" w:eastAsia="pt-PT"/>
        </w:rPr>
      </w:pPr>
      <w:r w:rsidRPr="0055485E">
        <w:rPr>
          <w:rFonts w:eastAsia="Times New Roman" w:cstheme="minorHAnsi"/>
          <w:sz w:val="20"/>
          <w:szCs w:val="20"/>
          <w:lang w:val="en-GB" w:eastAsia="pt-PT"/>
        </w:rPr>
        <w:t xml:space="preserve">Guston, D. H. (2001). Boundary organizations in environmental policy and science: An introduction. </w:t>
      </w:r>
      <w:r w:rsidRPr="0055485E">
        <w:rPr>
          <w:rFonts w:eastAsia="Times New Roman" w:cstheme="minorHAnsi"/>
          <w:i/>
          <w:iCs/>
          <w:sz w:val="20"/>
          <w:szCs w:val="20"/>
          <w:lang w:val="en-GB" w:eastAsia="pt-PT"/>
        </w:rPr>
        <w:t>Science, Technology, &amp; Human Values, 26</w:t>
      </w:r>
      <w:r w:rsidRPr="0055485E">
        <w:rPr>
          <w:rFonts w:eastAsia="Times New Roman" w:cstheme="minorHAnsi"/>
          <w:sz w:val="20"/>
          <w:szCs w:val="20"/>
          <w:lang w:val="en-GB" w:eastAsia="pt-PT"/>
        </w:rPr>
        <w:t>(4), 399–408.</w:t>
      </w:r>
    </w:p>
    <w:p w14:paraId="7013FD81" w14:textId="77777777" w:rsidR="0055485E" w:rsidRPr="0055485E" w:rsidRDefault="0055485E" w:rsidP="0055485E">
      <w:pPr>
        <w:spacing w:after="0" w:line="240" w:lineRule="auto"/>
        <w:ind w:left="284" w:hanging="284"/>
        <w:jc w:val="both"/>
        <w:rPr>
          <w:rFonts w:cstheme="minorHAnsi"/>
          <w:sz w:val="20"/>
          <w:szCs w:val="20"/>
          <w:lang w:val="en-GB"/>
        </w:rPr>
      </w:pPr>
      <w:r w:rsidRPr="0055485E">
        <w:rPr>
          <w:rFonts w:cstheme="minorHAnsi"/>
          <w:sz w:val="20"/>
          <w:szCs w:val="20"/>
          <w:lang w:val="en-GB"/>
        </w:rPr>
        <w:t xml:space="preserve">Habermas, J. (1996). </w:t>
      </w:r>
      <w:r w:rsidRPr="0055485E">
        <w:rPr>
          <w:rStyle w:val="Emphasis"/>
          <w:rFonts w:cstheme="minorHAnsi"/>
          <w:sz w:val="20"/>
          <w:szCs w:val="20"/>
          <w:lang w:val="en-GB"/>
        </w:rPr>
        <w:t>Between facts and norms: Contributions to a discourse theory of law and democracy</w:t>
      </w:r>
      <w:r w:rsidRPr="0055485E">
        <w:rPr>
          <w:rFonts w:cstheme="minorHAnsi"/>
          <w:sz w:val="20"/>
          <w:szCs w:val="20"/>
          <w:lang w:val="en-GB"/>
        </w:rPr>
        <w:t xml:space="preserve"> (W. Rehg, Trans.). MIT Press.</w:t>
      </w:r>
    </w:p>
    <w:p w14:paraId="49F131ED" w14:textId="77777777" w:rsidR="0055485E" w:rsidRPr="0055485E" w:rsidRDefault="0055485E" w:rsidP="0055485E">
      <w:pPr>
        <w:spacing w:after="0" w:line="240" w:lineRule="auto"/>
        <w:ind w:left="284" w:hanging="284"/>
        <w:jc w:val="both"/>
        <w:rPr>
          <w:rFonts w:eastAsia="Times New Roman" w:cstheme="minorHAnsi"/>
          <w:sz w:val="20"/>
          <w:szCs w:val="20"/>
          <w:lang w:val="en-GB" w:eastAsia="pt-PT"/>
        </w:rPr>
      </w:pPr>
      <w:r w:rsidRPr="0055485E">
        <w:rPr>
          <w:rFonts w:eastAsia="Times New Roman" w:cstheme="minorHAnsi"/>
          <w:sz w:val="20"/>
          <w:szCs w:val="20"/>
          <w:lang w:val="en-GB" w:eastAsia="pt-PT"/>
        </w:rPr>
        <w:t xml:space="preserve">Hajer, M. A. (1995). </w:t>
      </w:r>
      <w:r w:rsidRPr="0055485E">
        <w:rPr>
          <w:rFonts w:eastAsia="Times New Roman" w:cstheme="minorHAnsi"/>
          <w:i/>
          <w:iCs/>
          <w:sz w:val="20"/>
          <w:szCs w:val="20"/>
          <w:lang w:val="en-GB" w:eastAsia="pt-PT"/>
        </w:rPr>
        <w:t>The Politics of Environmental Discourse: Ecological Modernization and the Policy Process</w:t>
      </w:r>
      <w:r w:rsidRPr="0055485E">
        <w:rPr>
          <w:rFonts w:eastAsia="Times New Roman" w:cstheme="minorHAnsi"/>
          <w:sz w:val="20"/>
          <w:szCs w:val="20"/>
          <w:lang w:val="en-GB" w:eastAsia="pt-PT"/>
        </w:rPr>
        <w:t>. Oxford University Press.</w:t>
      </w:r>
    </w:p>
    <w:p w14:paraId="451538E0" w14:textId="77777777" w:rsidR="0055485E" w:rsidRPr="0055485E" w:rsidRDefault="0055485E" w:rsidP="0055485E">
      <w:pPr>
        <w:spacing w:after="0" w:line="240" w:lineRule="auto"/>
        <w:ind w:left="284" w:hanging="284"/>
        <w:jc w:val="both"/>
        <w:rPr>
          <w:rFonts w:cstheme="minorHAnsi"/>
          <w:sz w:val="20"/>
          <w:szCs w:val="20"/>
          <w:lang w:val="en-GB"/>
        </w:rPr>
      </w:pPr>
      <w:r w:rsidRPr="0055485E">
        <w:rPr>
          <w:rFonts w:cstheme="minorHAnsi"/>
          <w:sz w:val="20"/>
          <w:szCs w:val="20"/>
          <w:lang w:val="en-GB"/>
        </w:rPr>
        <w:t>Haraway, D. J. (2016). Staying with the trouble: Making kin in the Chthulucene. Duke University Press.</w:t>
      </w:r>
    </w:p>
    <w:p w14:paraId="5A33B2CE" w14:textId="77777777" w:rsidR="0055485E" w:rsidRPr="0055485E" w:rsidRDefault="0055485E" w:rsidP="0055485E">
      <w:pPr>
        <w:spacing w:after="0" w:line="240" w:lineRule="auto"/>
        <w:ind w:left="284" w:hanging="284"/>
        <w:jc w:val="both"/>
        <w:rPr>
          <w:rFonts w:eastAsia="Times New Roman" w:cstheme="minorHAnsi"/>
          <w:sz w:val="20"/>
          <w:szCs w:val="20"/>
          <w:lang w:val="en-GB" w:eastAsia="pt-PT"/>
        </w:rPr>
      </w:pPr>
      <w:r w:rsidRPr="0055485E">
        <w:rPr>
          <w:rFonts w:eastAsia="Times New Roman" w:cstheme="minorHAnsi"/>
          <w:sz w:val="20"/>
          <w:szCs w:val="20"/>
          <w:lang w:val="en-GB" w:eastAsia="pt-PT"/>
        </w:rPr>
        <w:t xml:space="preserve">Hardin, G. (1968). The tragedy of the commons. </w:t>
      </w:r>
      <w:r w:rsidRPr="0055485E">
        <w:rPr>
          <w:rFonts w:eastAsia="Times New Roman" w:cstheme="minorHAnsi"/>
          <w:i/>
          <w:iCs/>
          <w:sz w:val="20"/>
          <w:szCs w:val="20"/>
          <w:lang w:val="en-GB" w:eastAsia="pt-PT"/>
        </w:rPr>
        <w:t>Science, 162</w:t>
      </w:r>
      <w:r w:rsidRPr="0055485E">
        <w:rPr>
          <w:rFonts w:eastAsia="Times New Roman" w:cstheme="minorHAnsi"/>
          <w:sz w:val="20"/>
          <w:szCs w:val="20"/>
          <w:lang w:val="en-GB" w:eastAsia="pt-PT"/>
        </w:rPr>
        <w:t xml:space="preserve">(3859), 1243–1248. </w:t>
      </w:r>
    </w:p>
    <w:p w14:paraId="0C5F62FA" w14:textId="77777777" w:rsidR="0055485E" w:rsidRDefault="0055485E" w:rsidP="0055485E">
      <w:pPr>
        <w:spacing w:after="0" w:line="240" w:lineRule="auto"/>
        <w:ind w:left="284" w:hanging="284"/>
        <w:jc w:val="both"/>
        <w:rPr>
          <w:rFonts w:cstheme="minorHAnsi"/>
          <w:color w:val="1C1D1E"/>
          <w:sz w:val="20"/>
          <w:szCs w:val="20"/>
          <w:shd w:val="clear" w:color="auto" w:fill="FFFFFF"/>
          <w:lang w:val="en-GB"/>
        </w:rPr>
      </w:pPr>
      <w:r w:rsidRPr="0055485E">
        <w:rPr>
          <w:rStyle w:val="author"/>
          <w:rFonts w:cstheme="minorHAnsi"/>
          <w:color w:val="1C1D1E"/>
          <w:sz w:val="20"/>
          <w:szCs w:val="20"/>
          <w:shd w:val="clear" w:color="auto" w:fill="FFFFFF"/>
          <w:lang w:val="en-GB"/>
        </w:rPr>
        <w:t>Hardt, M.</w:t>
      </w:r>
      <w:r w:rsidR="00657D44">
        <w:rPr>
          <w:rFonts w:cstheme="minorHAnsi"/>
          <w:color w:val="1C1D1E"/>
          <w:sz w:val="20"/>
          <w:szCs w:val="20"/>
          <w:shd w:val="clear" w:color="auto" w:fill="FFFFFF"/>
          <w:lang w:val="en-GB"/>
        </w:rPr>
        <w:t xml:space="preserve"> &amp; </w:t>
      </w:r>
      <w:r w:rsidRPr="0055485E">
        <w:rPr>
          <w:rStyle w:val="author"/>
          <w:rFonts w:cstheme="minorHAnsi"/>
          <w:color w:val="1C1D1E"/>
          <w:sz w:val="20"/>
          <w:szCs w:val="20"/>
          <w:shd w:val="clear" w:color="auto" w:fill="FFFFFF"/>
          <w:lang w:val="en-GB"/>
        </w:rPr>
        <w:t>Negri</w:t>
      </w:r>
      <w:r w:rsidR="00657D44">
        <w:rPr>
          <w:rFonts w:cstheme="minorHAnsi"/>
          <w:color w:val="1C1D1E"/>
          <w:sz w:val="20"/>
          <w:szCs w:val="20"/>
          <w:shd w:val="clear" w:color="auto" w:fill="FFFFFF"/>
          <w:lang w:val="en-GB"/>
        </w:rPr>
        <w:t xml:space="preserve">, A. </w:t>
      </w:r>
      <w:r w:rsidRPr="0055485E">
        <w:rPr>
          <w:rFonts w:cstheme="minorHAnsi"/>
          <w:color w:val="1C1D1E"/>
          <w:sz w:val="20"/>
          <w:szCs w:val="20"/>
          <w:shd w:val="clear" w:color="auto" w:fill="FFFFFF"/>
          <w:lang w:val="en-GB"/>
        </w:rPr>
        <w:t>(</w:t>
      </w:r>
      <w:r w:rsidRPr="0055485E">
        <w:rPr>
          <w:rStyle w:val="pubyear"/>
          <w:rFonts w:cstheme="minorHAnsi"/>
          <w:color w:val="1C1D1E"/>
          <w:sz w:val="20"/>
          <w:szCs w:val="20"/>
          <w:shd w:val="clear" w:color="auto" w:fill="FFFFFF"/>
          <w:lang w:val="en-GB"/>
        </w:rPr>
        <w:t>2000</w:t>
      </w:r>
      <w:r w:rsidRPr="0055485E">
        <w:rPr>
          <w:rFonts w:cstheme="minorHAnsi"/>
          <w:color w:val="1C1D1E"/>
          <w:sz w:val="20"/>
          <w:szCs w:val="20"/>
          <w:shd w:val="clear" w:color="auto" w:fill="FFFFFF"/>
          <w:lang w:val="en-GB"/>
        </w:rPr>
        <w:t>)</w:t>
      </w:r>
      <w:r w:rsidR="00657D44">
        <w:rPr>
          <w:rFonts w:cstheme="minorHAnsi"/>
          <w:color w:val="1C1D1E"/>
          <w:sz w:val="20"/>
          <w:szCs w:val="20"/>
          <w:shd w:val="clear" w:color="auto" w:fill="FFFFFF"/>
          <w:lang w:val="en-GB"/>
        </w:rPr>
        <w:t xml:space="preserve">. </w:t>
      </w:r>
      <w:r w:rsidRPr="0055485E">
        <w:rPr>
          <w:rStyle w:val="booktitle"/>
          <w:rFonts w:cstheme="minorHAnsi"/>
          <w:i/>
          <w:iCs/>
          <w:color w:val="1C1D1E"/>
          <w:sz w:val="20"/>
          <w:szCs w:val="20"/>
          <w:shd w:val="clear" w:color="auto" w:fill="FFFFFF"/>
          <w:lang w:val="en-GB"/>
        </w:rPr>
        <w:t>Empire</w:t>
      </w:r>
      <w:r w:rsidR="00657D44">
        <w:rPr>
          <w:rFonts w:cstheme="minorHAnsi"/>
          <w:color w:val="1C1D1E"/>
          <w:sz w:val="20"/>
          <w:szCs w:val="20"/>
          <w:shd w:val="clear" w:color="auto" w:fill="FFFFFF"/>
          <w:lang w:val="en-GB"/>
        </w:rPr>
        <w:t>.</w:t>
      </w:r>
      <w:r w:rsidRPr="0055485E">
        <w:rPr>
          <w:rFonts w:cstheme="minorHAnsi"/>
          <w:color w:val="1C1D1E"/>
          <w:sz w:val="20"/>
          <w:szCs w:val="20"/>
          <w:shd w:val="clear" w:color="auto" w:fill="FFFFFF"/>
          <w:lang w:val="en-GB"/>
        </w:rPr>
        <w:t xml:space="preserve"> Harvard University Press.</w:t>
      </w:r>
    </w:p>
    <w:p w14:paraId="4264D801" w14:textId="77777777" w:rsidR="00657D44" w:rsidRPr="0055485E" w:rsidRDefault="00657D44" w:rsidP="0055485E">
      <w:pPr>
        <w:spacing w:after="0" w:line="240" w:lineRule="auto"/>
        <w:ind w:left="284" w:hanging="284"/>
        <w:jc w:val="both"/>
        <w:rPr>
          <w:rFonts w:cstheme="minorHAnsi"/>
          <w:color w:val="222222"/>
          <w:sz w:val="20"/>
          <w:szCs w:val="20"/>
          <w:shd w:val="clear" w:color="auto" w:fill="FFFFFF"/>
          <w:lang w:val="en-GB"/>
        </w:rPr>
      </w:pPr>
      <w:r w:rsidRPr="0055485E">
        <w:rPr>
          <w:rStyle w:val="author"/>
          <w:rFonts w:cstheme="minorHAnsi"/>
          <w:color w:val="1C1D1E"/>
          <w:sz w:val="20"/>
          <w:szCs w:val="20"/>
          <w:shd w:val="clear" w:color="auto" w:fill="FFFFFF"/>
          <w:lang w:val="en-GB"/>
        </w:rPr>
        <w:t>Hardt, M.</w:t>
      </w:r>
      <w:r>
        <w:rPr>
          <w:rFonts w:cstheme="minorHAnsi"/>
          <w:color w:val="1C1D1E"/>
          <w:sz w:val="20"/>
          <w:szCs w:val="20"/>
          <w:shd w:val="clear" w:color="auto" w:fill="FFFFFF"/>
          <w:lang w:val="en-GB"/>
        </w:rPr>
        <w:t xml:space="preserve"> &amp; </w:t>
      </w:r>
      <w:r w:rsidRPr="0055485E">
        <w:rPr>
          <w:rStyle w:val="author"/>
          <w:rFonts w:cstheme="minorHAnsi"/>
          <w:color w:val="1C1D1E"/>
          <w:sz w:val="20"/>
          <w:szCs w:val="20"/>
          <w:shd w:val="clear" w:color="auto" w:fill="FFFFFF"/>
          <w:lang w:val="en-GB"/>
        </w:rPr>
        <w:t>Negri</w:t>
      </w:r>
      <w:r>
        <w:rPr>
          <w:rFonts w:cstheme="minorHAnsi"/>
          <w:color w:val="1C1D1E"/>
          <w:sz w:val="20"/>
          <w:szCs w:val="20"/>
          <w:shd w:val="clear" w:color="auto" w:fill="FFFFFF"/>
          <w:lang w:val="en-GB"/>
        </w:rPr>
        <w:t xml:space="preserve">, A. </w:t>
      </w:r>
      <w:r w:rsidRPr="0055485E">
        <w:rPr>
          <w:rFonts w:cstheme="minorHAnsi"/>
          <w:color w:val="1C1D1E"/>
          <w:sz w:val="20"/>
          <w:szCs w:val="20"/>
          <w:shd w:val="clear" w:color="auto" w:fill="FFFFFF"/>
          <w:lang w:val="en-GB"/>
        </w:rPr>
        <w:t>(</w:t>
      </w:r>
      <w:r w:rsidRPr="0055485E">
        <w:rPr>
          <w:rStyle w:val="pubyear"/>
          <w:rFonts w:cstheme="minorHAnsi"/>
          <w:color w:val="1C1D1E"/>
          <w:sz w:val="20"/>
          <w:szCs w:val="20"/>
          <w:shd w:val="clear" w:color="auto" w:fill="FFFFFF"/>
          <w:lang w:val="en-GB"/>
        </w:rPr>
        <w:t>200</w:t>
      </w:r>
      <w:r>
        <w:rPr>
          <w:rStyle w:val="pubyear"/>
          <w:rFonts w:cstheme="minorHAnsi"/>
          <w:color w:val="1C1D1E"/>
          <w:sz w:val="20"/>
          <w:szCs w:val="20"/>
          <w:shd w:val="clear" w:color="auto" w:fill="FFFFFF"/>
          <w:lang w:val="en-GB"/>
        </w:rPr>
        <w:t>4</w:t>
      </w:r>
      <w:r w:rsidRPr="0055485E">
        <w:rPr>
          <w:rFonts w:cstheme="minorHAnsi"/>
          <w:color w:val="1C1D1E"/>
          <w:sz w:val="20"/>
          <w:szCs w:val="20"/>
          <w:shd w:val="clear" w:color="auto" w:fill="FFFFFF"/>
          <w:lang w:val="en-GB"/>
        </w:rPr>
        <w:t>)</w:t>
      </w:r>
      <w:r>
        <w:rPr>
          <w:rFonts w:cstheme="minorHAnsi"/>
          <w:color w:val="1C1D1E"/>
          <w:sz w:val="20"/>
          <w:szCs w:val="20"/>
          <w:shd w:val="clear" w:color="auto" w:fill="FFFFFF"/>
          <w:lang w:val="en-GB"/>
        </w:rPr>
        <w:t xml:space="preserve">. </w:t>
      </w:r>
      <w:r w:rsidRPr="00657D44">
        <w:rPr>
          <w:rFonts w:cstheme="minorHAnsi"/>
          <w:i/>
          <w:color w:val="222222"/>
          <w:sz w:val="20"/>
          <w:szCs w:val="20"/>
          <w:shd w:val="clear" w:color="auto" w:fill="FFFFFF"/>
          <w:lang w:val="en-GB"/>
        </w:rPr>
        <w:t>Multitude : war and democracy in the Age of Empire</w:t>
      </w:r>
      <w:r>
        <w:rPr>
          <w:rFonts w:cstheme="minorHAnsi"/>
          <w:color w:val="222222"/>
          <w:sz w:val="20"/>
          <w:szCs w:val="20"/>
          <w:shd w:val="clear" w:color="auto" w:fill="FFFFFF"/>
          <w:lang w:val="en-GB"/>
        </w:rPr>
        <w:t>. Penguin Books Press</w:t>
      </w:r>
    </w:p>
    <w:p w14:paraId="31BF6745" w14:textId="77777777" w:rsidR="0055485E" w:rsidRPr="0055485E" w:rsidRDefault="0055485E" w:rsidP="0055485E">
      <w:pPr>
        <w:autoSpaceDE w:val="0"/>
        <w:autoSpaceDN w:val="0"/>
        <w:adjustRightInd w:val="0"/>
        <w:spacing w:after="0" w:line="240" w:lineRule="auto"/>
        <w:ind w:left="284" w:hanging="284"/>
        <w:jc w:val="both"/>
        <w:rPr>
          <w:rFonts w:cstheme="minorHAnsi"/>
          <w:color w:val="222222"/>
          <w:sz w:val="20"/>
          <w:szCs w:val="20"/>
          <w:shd w:val="clear" w:color="auto" w:fill="FFFFFF"/>
          <w:lang w:val="en-GB"/>
        </w:rPr>
      </w:pPr>
      <w:r w:rsidRPr="0055485E">
        <w:rPr>
          <w:rFonts w:cstheme="minorHAnsi"/>
          <w:color w:val="222222"/>
          <w:sz w:val="20"/>
          <w:szCs w:val="20"/>
          <w:shd w:val="clear" w:color="auto" w:fill="FFFFFF"/>
          <w:lang w:val="en-GB"/>
        </w:rPr>
        <w:t>Haupt, W. (2018). European Municipalities Engaging in Climate Change Mitigation and Adaptation Networks: Examining the Case of the Covenant of Mayors. In: Yamagata, Y., Sharifi, A. (eds) Resilience-Oriented Urban Planning. Lecture Notes in Energy, vol 65. Springer, Cham. https://doi.org/10.1007/978-3-319-75798-8_5</w:t>
      </w:r>
    </w:p>
    <w:p w14:paraId="16E991CB" w14:textId="77777777" w:rsidR="0055485E" w:rsidRPr="0055485E" w:rsidRDefault="0055485E" w:rsidP="0055485E">
      <w:pPr>
        <w:autoSpaceDE w:val="0"/>
        <w:autoSpaceDN w:val="0"/>
        <w:adjustRightInd w:val="0"/>
        <w:spacing w:after="0" w:line="240" w:lineRule="auto"/>
        <w:ind w:left="284" w:hanging="284"/>
        <w:jc w:val="both"/>
        <w:rPr>
          <w:rFonts w:cstheme="minorHAnsi"/>
          <w:color w:val="222222"/>
          <w:sz w:val="20"/>
          <w:szCs w:val="20"/>
          <w:shd w:val="clear" w:color="auto" w:fill="FFFFFF"/>
          <w:lang w:val="en-GB"/>
        </w:rPr>
      </w:pPr>
      <w:r w:rsidRPr="0055485E">
        <w:rPr>
          <w:rFonts w:cstheme="minorHAnsi"/>
          <w:color w:val="222222"/>
          <w:sz w:val="20"/>
          <w:szCs w:val="20"/>
          <w:shd w:val="clear" w:color="auto" w:fill="FFFFFF"/>
          <w:lang w:val="en-GB"/>
        </w:rPr>
        <w:t xml:space="preserve">Haupt, W. (2019). City-to-city learning in transnational municipal climate networks: an exploratory study. Thesis defended at </w:t>
      </w:r>
      <w:r w:rsidRPr="0055485E">
        <w:rPr>
          <w:rFonts w:cstheme="minorHAnsi"/>
          <w:sz w:val="20"/>
          <w:szCs w:val="20"/>
          <w:lang w:val="en-GB"/>
        </w:rPr>
        <w:t xml:space="preserve">GRAN SASSO SCIENCE INSTITUTE Urban Studies Doctoral Programme Cycle XXXI, downlaodable at: </w:t>
      </w:r>
      <w:r w:rsidRPr="0055485E">
        <w:rPr>
          <w:rFonts w:cstheme="minorHAnsi"/>
          <w:color w:val="222222"/>
          <w:sz w:val="20"/>
          <w:szCs w:val="20"/>
          <w:shd w:val="clear" w:color="auto" w:fill="FFFFFF"/>
          <w:lang w:val="en-GB"/>
        </w:rPr>
        <w:t>https://iris.gssi.it/bitstream/20.500.12571/9733/1/2019_Haupt.pdf</w:t>
      </w:r>
    </w:p>
    <w:p w14:paraId="198AD66A" w14:textId="77777777" w:rsidR="0055485E" w:rsidRPr="0055485E" w:rsidRDefault="0055485E" w:rsidP="0055485E">
      <w:pPr>
        <w:autoSpaceDE w:val="0"/>
        <w:autoSpaceDN w:val="0"/>
        <w:adjustRightInd w:val="0"/>
        <w:spacing w:after="0" w:line="240" w:lineRule="auto"/>
        <w:ind w:left="284" w:hanging="284"/>
        <w:jc w:val="both"/>
        <w:rPr>
          <w:rFonts w:cstheme="minorHAnsi"/>
          <w:color w:val="222222"/>
          <w:sz w:val="20"/>
          <w:szCs w:val="20"/>
          <w:shd w:val="clear" w:color="auto" w:fill="FFFFFF"/>
          <w:lang w:val="en-GB"/>
        </w:rPr>
      </w:pPr>
      <w:r w:rsidRPr="0055485E">
        <w:rPr>
          <w:rFonts w:cstheme="minorHAnsi"/>
          <w:color w:val="222222"/>
          <w:sz w:val="20"/>
          <w:szCs w:val="20"/>
          <w:shd w:val="clear" w:color="auto" w:fill="FFFFFF"/>
          <w:lang w:val="en-GB"/>
        </w:rPr>
        <w:t>Haupt, W., &amp; Coppola, A. (2019). Climate governance in transnational municipal networks: advancing a potential agenda for analysis and typology. </w:t>
      </w:r>
      <w:r w:rsidRPr="0055485E">
        <w:rPr>
          <w:rFonts w:cstheme="minorHAnsi"/>
          <w:i/>
          <w:iCs/>
          <w:color w:val="222222"/>
          <w:sz w:val="20"/>
          <w:szCs w:val="20"/>
          <w:shd w:val="clear" w:color="auto" w:fill="FFFFFF"/>
          <w:lang w:val="en-GB"/>
        </w:rPr>
        <w:t>International Journal of Urban Sustainable Development</w:t>
      </w:r>
      <w:r w:rsidRPr="0055485E">
        <w:rPr>
          <w:rFonts w:cstheme="minorHAnsi"/>
          <w:color w:val="222222"/>
          <w:sz w:val="20"/>
          <w:szCs w:val="20"/>
          <w:shd w:val="clear" w:color="auto" w:fill="FFFFFF"/>
          <w:lang w:val="en-GB"/>
        </w:rPr>
        <w:t>, </w:t>
      </w:r>
      <w:r w:rsidRPr="0055485E">
        <w:rPr>
          <w:rFonts w:cstheme="minorHAnsi"/>
          <w:i/>
          <w:iCs/>
          <w:color w:val="222222"/>
          <w:sz w:val="20"/>
          <w:szCs w:val="20"/>
          <w:shd w:val="clear" w:color="auto" w:fill="FFFFFF"/>
          <w:lang w:val="en-GB"/>
        </w:rPr>
        <w:t>11</w:t>
      </w:r>
      <w:r w:rsidRPr="0055485E">
        <w:rPr>
          <w:rFonts w:cstheme="minorHAnsi"/>
          <w:color w:val="222222"/>
          <w:sz w:val="20"/>
          <w:szCs w:val="20"/>
          <w:shd w:val="clear" w:color="auto" w:fill="FFFFFF"/>
          <w:lang w:val="en-GB"/>
        </w:rPr>
        <w:t>(2), 123-140.</w:t>
      </w:r>
    </w:p>
    <w:p w14:paraId="7E5066C9" w14:textId="77777777" w:rsidR="0055485E" w:rsidRPr="0055485E" w:rsidRDefault="0055485E" w:rsidP="0055485E">
      <w:pPr>
        <w:autoSpaceDE w:val="0"/>
        <w:autoSpaceDN w:val="0"/>
        <w:adjustRightInd w:val="0"/>
        <w:spacing w:after="0" w:line="240" w:lineRule="auto"/>
        <w:ind w:left="284" w:hanging="284"/>
        <w:jc w:val="both"/>
        <w:rPr>
          <w:rFonts w:cstheme="minorHAnsi"/>
          <w:color w:val="222222"/>
          <w:sz w:val="20"/>
          <w:szCs w:val="20"/>
          <w:shd w:val="clear" w:color="auto" w:fill="FFFFFF"/>
          <w:lang w:val="en-GB"/>
        </w:rPr>
      </w:pPr>
      <w:r w:rsidRPr="0055485E">
        <w:rPr>
          <w:rFonts w:cstheme="minorHAnsi"/>
          <w:color w:val="222222"/>
          <w:sz w:val="20"/>
          <w:szCs w:val="20"/>
          <w:shd w:val="clear" w:color="auto" w:fill="FFFFFF"/>
          <w:lang w:val="en-GB"/>
        </w:rPr>
        <w:t>Haupt, W., &amp; Kern, K. (2022). Explaining climate policy pathways of unlikely city pioneers: The case of the German city of Remscheid. </w:t>
      </w:r>
      <w:r w:rsidRPr="0055485E">
        <w:rPr>
          <w:rFonts w:cstheme="minorHAnsi"/>
          <w:i/>
          <w:iCs/>
          <w:color w:val="222222"/>
          <w:sz w:val="20"/>
          <w:szCs w:val="20"/>
          <w:shd w:val="clear" w:color="auto" w:fill="FFFFFF"/>
          <w:lang w:val="en-GB"/>
        </w:rPr>
        <w:t>Urban Climate</w:t>
      </w:r>
      <w:r w:rsidRPr="0055485E">
        <w:rPr>
          <w:rFonts w:cstheme="minorHAnsi"/>
          <w:color w:val="222222"/>
          <w:sz w:val="20"/>
          <w:szCs w:val="20"/>
          <w:shd w:val="clear" w:color="auto" w:fill="FFFFFF"/>
          <w:lang w:val="en-GB"/>
        </w:rPr>
        <w:t>, </w:t>
      </w:r>
      <w:r w:rsidRPr="0055485E">
        <w:rPr>
          <w:rFonts w:cstheme="minorHAnsi"/>
          <w:i/>
          <w:iCs/>
          <w:color w:val="222222"/>
          <w:sz w:val="20"/>
          <w:szCs w:val="20"/>
          <w:shd w:val="clear" w:color="auto" w:fill="FFFFFF"/>
          <w:lang w:val="en-GB"/>
        </w:rPr>
        <w:t>45</w:t>
      </w:r>
      <w:r w:rsidRPr="0055485E">
        <w:rPr>
          <w:rFonts w:cstheme="minorHAnsi"/>
          <w:color w:val="222222"/>
          <w:sz w:val="20"/>
          <w:szCs w:val="20"/>
          <w:shd w:val="clear" w:color="auto" w:fill="FFFFFF"/>
          <w:lang w:val="en-GB"/>
        </w:rPr>
        <w:t>, 101220.</w:t>
      </w:r>
    </w:p>
    <w:p w14:paraId="6D843BC1" w14:textId="77777777" w:rsidR="0055485E" w:rsidRPr="0055485E" w:rsidRDefault="0055485E" w:rsidP="0055485E">
      <w:pPr>
        <w:autoSpaceDE w:val="0"/>
        <w:autoSpaceDN w:val="0"/>
        <w:adjustRightInd w:val="0"/>
        <w:spacing w:after="0" w:line="240" w:lineRule="auto"/>
        <w:ind w:left="284" w:hanging="284"/>
        <w:jc w:val="both"/>
        <w:rPr>
          <w:rFonts w:cstheme="minorHAnsi"/>
          <w:color w:val="222222"/>
          <w:sz w:val="20"/>
          <w:szCs w:val="20"/>
          <w:shd w:val="clear" w:color="auto" w:fill="FFFFFF"/>
          <w:lang w:val="en-GB"/>
        </w:rPr>
      </w:pPr>
      <w:r w:rsidRPr="0055485E">
        <w:rPr>
          <w:rFonts w:cstheme="minorHAnsi"/>
          <w:color w:val="222222"/>
          <w:sz w:val="20"/>
          <w:szCs w:val="20"/>
          <w:shd w:val="clear" w:color="auto" w:fill="FFFFFF"/>
          <w:lang w:val="en-GB"/>
        </w:rPr>
        <w:t>Haupt, W., Eckersley, P., &amp; Kern, K. (2021). How can ‘ordinary’cities become climate pioneers?. In </w:t>
      </w:r>
      <w:r w:rsidRPr="0055485E">
        <w:rPr>
          <w:rFonts w:cstheme="minorHAnsi"/>
          <w:i/>
          <w:iCs/>
          <w:color w:val="222222"/>
          <w:sz w:val="20"/>
          <w:szCs w:val="20"/>
          <w:shd w:val="clear" w:color="auto" w:fill="FFFFFF"/>
          <w:lang w:val="en-GB"/>
        </w:rPr>
        <w:t>Addressing the climate crisis: Local action in theory and practice</w:t>
      </w:r>
      <w:r w:rsidRPr="0055485E">
        <w:rPr>
          <w:rFonts w:cstheme="minorHAnsi"/>
          <w:color w:val="222222"/>
          <w:sz w:val="20"/>
          <w:szCs w:val="20"/>
          <w:shd w:val="clear" w:color="auto" w:fill="FFFFFF"/>
          <w:lang w:val="en-GB"/>
        </w:rPr>
        <w:t> (pp. 83-92). Cham: Springer International Publishing.</w:t>
      </w:r>
    </w:p>
    <w:p w14:paraId="04F55C5E" w14:textId="77777777" w:rsidR="0055485E" w:rsidRPr="0055485E" w:rsidRDefault="0055485E" w:rsidP="0055485E">
      <w:pPr>
        <w:autoSpaceDE w:val="0"/>
        <w:autoSpaceDN w:val="0"/>
        <w:adjustRightInd w:val="0"/>
        <w:spacing w:after="0" w:line="240" w:lineRule="auto"/>
        <w:ind w:left="284" w:hanging="284"/>
        <w:jc w:val="both"/>
        <w:rPr>
          <w:rFonts w:cstheme="minorHAnsi"/>
          <w:color w:val="222222"/>
          <w:sz w:val="20"/>
          <w:szCs w:val="20"/>
          <w:shd w:val="clear" w:color="auto" w:fill="FFFFFF"/>
          <w:lang w:val="en-GB"/>
        </w:rPr>
      </w:pPr>
      <w:r w:rsidRPr="0055485E">
        <w:rPr>
          <w:rFonts w:cstheme="minorHAnsi"/>
          <w:color w:val="222222"/>
          <w:sz w:val="20"/>
          <w:szCs w:val="20"/>
          <w:shd w:val="clear" w:color="auto" w:fill="FFFFFF"/>
          <w:lang w:val="en-GB"/>
        </w:rPr>
        <w:t>Häußler, S., &amp; Haupt, W. (2021). Climate change adaptation networks for small and medium-sized cities. </w:t>
      </w:r>
      <w:r w:rsidRPr="0055485E">
        <w:rPr>
          <w:rFonts w:cstheme="minorHAnsi"/>
          <w:i/>
          <w:iCs/>
          <w:color w:val="222222"/>
          <w:sz w:val="20"/>
          <w:szCs w:val="20"/>
          <w:shd w:val="clear" w:color="auto" w:fill="FFFFFF"/>
          <w:lang w:val="en-GB"/>
        </w:rPr>
        <w:t>SN Social Sciences</w:t>
      </w:r>
      <w:r w:rsidRPr="0055485E">
        <w:rPr>
          <w:rFonts w:cstheme="minorHAnsi"/>
          <w:color w:val="222222"/>
          <w:sz w:val="20"/>
          <w:szCs w:val="20"/>
          <w:shd w:val="clear" w:color="auto" w:fill="FFFFFF"/>
          <w:lang w:val="en-GB"/>
        </w:rPr>
        <w:t>, </w:t>
      </w:r>
      <w:r w:rsidRPr="0055485E">
        <w:rPr>
          <w:rFonts w:cstheme="minorHAnsi"/>
          <w:i/>
          <w:iCs/>
          <w:color w:val="222222"/>
          <w:sz w:val="20"/>
          <w:szCs w:val="20"/>
          <w:shd w:val="clear" w:color="auto" w:fill="FFFFFF"/>
          <w:lang w:val="en-GB"/>
        </w:rPr>
        <w:t>1</w:t>
      </w:r>
      <w:r w:rsidRPr="0055485E">
        <w:rPr>
          <w:rFonts w:cstheme="minorHAnsi"/>
          <w:color w:val="222222"/>
          <w:sz w:val="20"/>
          <w:szCs w:val="20"/>
          <w:shd w:val="clear" w:color="auto" w:fill="FFFFFF"/>
          <w:lang w:val="en-GB"/>
        </w:rPr>
        <w:t>(11), 262.</w:t>
      </w:r>
    </w:p>
    <w:p w14:paraId="53E5425C" w14:textId="77777777" w:rsidR="0055485E" w:rsidRPr="0055485E" w:rsidRDefault="0055485E" w:rsidP="0055485E">
      <w:pPr>
        <w:spacing w:after="0" w:line="240" w:lineRule="auto"/>
        <w:ind w:left="284" w:hanging="284"/>
        <w:jc w:val="both"/>
        <w:rPr>
          <w:rStyle w:val="HTMLCite"/>
          <w:rFonts w:eastAsia="Times New Roman" w:cstheme="minorHAnsi"/>
          <w:i w:val="0"/>
          <w:iCs w:val="0"/>
          <w:sz w:val="20"/>
          <w:szCs w:val="20"/>
          <w:lang w:val="en-GB" w:eastAsia="pt-PT"/>
        </w:rPr>
      </w:pPr>
      <w:r w:rsidRPr="0055485E">
        <w:rPr>
          <w:rFonts w:eastAsia="Times New Roman" w:cstheme="minorHAnsi"/>
          <w:sz w:val="20"/>
          <w:szCs w:val="20"/>
          <w:lang w:val="en-GB" w:eastAsia="pt-PT"/>
        </w:rPr>
        <w:t xml:space="preserve">Hayes, S. C., Strosahl, K. D., &amp; Wilson, K. G. (1999). </w:t>
      </w:r>
      <w:r w:rsidRPr="0055485E">
        <w:rPr>
          <w:rFonts w:eastAsia="Times New Roman" w:cstheme="minorHAnsi"/>
          <w:i/>
          <w:iCs/>
          <w:sz w:val="20"/>
          <w:szCs w:val="20"/>
          <w:lang w:val="en-GB" w:eastAsia="pt-PT"/>
        </w:rPr>
        <w:t>Acceptance and commitment therapy: An experiential approach to behavior change</w:t>
      </w:r>
      <w:r w:rsidRPr="0055485E">
        <w:rPr>
          <w:rFonts w:eastAsia="Times New Roman" w:cstheme="minorHAnsi"/>
          <w:sz w:val="20"/>
          <w:szCs w:val="20"/>
          <w:lang w:val="en-GB" w:eastAsia="pt-PT"/>
        </w:rPr>
        <w:t>. Guilford Press.</w:t>
      </w:r>
    </w:p>
    <w:p w14:paraId="1D2FB6D0" w14:textId="77777777" w:rsidR="0055485E" w:rsidRPr="0055485E" w:rsidRDefault="0055485E" w:rsidP="0055485E">
      <w:pPr>
        <w:autoSpaceDE w:val="0"/>
        <w:autoSpaceDN w:val="0"/>
        <w:adjustRightInd w:val="0"/>
        <w:spacing w:after="0" w:line="240" w:lineRule="auto"/>
        <w:ind w:left="284" w:hanging="284"/>
        <w:rPr>
          <w:rFonts w:eastAsia="Minion3-Regular-Identity-H" w:cstheme="minorHAnsi"/>
          <w:i/>
          <w:iCs/>
          <w:sz w:val="20"/>
          <w:szCs w:val="20"/>
          <w:lang w:val="en-GB"/>
        </w:rPr>
      </w:pPr>
      <w:r w:rsidRPr="0055485E">
        <w:rPr>
          <w:rFonts w:eastAsia="Minion3-Regular-Identity-H" w:cstheme="minorHAnsi"/>
          <w:sz w:val="20"/>
          <w:szCs w:val="20"/>
          <w:lang w:val="en-GB"/>
        </w:rPr>
        <w:t xml:space="preserve">Heclo, H. (1978) Issue Networks and the Executive Establishment. In King, A. (ed.) </w:t>
      </w:r>
      <w:r w:rsidRPr="0055485E">
        <w:rPr>
          <w:rFonts w:eastAsia="Minion3-Regular-Identity-H" w:cstheme="minorHAnsi"/>
          <w:i/>
          <w:iCs/>
          <w:sz w:val="20"/>
          <w:szCs w:val="20"/>
          <w:lang w:val="en-GB"/>
        </w:rPr>
        <w:t>The New American Political System</w:t>
      </w:r>
      <w:r w:rsidRPr="0055485E">
        <w:rPr>
          <w:rFonts w:eastAsia="Minion3-Regular-Identity-H" w:cstheme="minorHAnsi"/>
          <w:sz w:val="20"/>
          <w:szCs w:val="20"/>
          <w:lang w:val="en-GB"/>
        </w:rPr>
        <w:t>. Washington: American Enterprise Institute of Public Policy Research.</w:t>
      </w:r>
    </w:p>
    <w:p w14:paraId="4A8518E9" w14:textId="77777777" w:rsidR="0055485E" w:rsidRPr="0055485E" w:rsidRDefault="0055485E" w:rsidP="0055485E">
      <w:pPr>
        <w:spacing w:after="0" w:line="240" w:lineRule="auto"/>
        <w:ind w:left="284" w:hanging="284"/>
        <w:jc w:val="both"/>
        <w:rPr>
          <w:rFonts w:cstheme="minorHAnsi"/>
          <w:sz w:val="20"/>
          <w:szCs w:val="20"/>
          <w:lang w:val="en-GB"/>
        </w:rPr>
      </w:pPr>
      <w:r w:rsidRPr="0055485E">
        <w:rPr>
          <w:rFonts w:cstheme="minorHAnsi"/>
          <w:color w:val="222222"/>
          <w:sz w:val="20"/>
          <w:szCs w:val="20"/>
          <w:shd w:val="clear" w:color="auto" w:fill="FFFFFF"/>
          <w:lang w:val="en-GB"/>
        </w:rPr>
        <w:t>Herz, A., &amp; Olivier, C. (2012). Transnational social network analysis. </w:t>
      </w:r>
      <w:r w:rsidRPr="0055485E">
        <w:rPr>
          <w:rFonts w:cstheme="minorHAnsi"/>
          <w:i/>
          <w:iCs/>
          <w:color w:val="222222"/>
          <w:sz w:val="20"/>
          <w:szCs w:val="20"/>
          <w:shd w:val="clear" w:color="auto" w:fill="FFFFFF"/>
          <w:lang w:val="en-GB"/>
        </w:rPr>
        <w:t>Transnational Social Review</w:t>
      </w:r>
      <w:r w:rsidRPr="0055485E">
        <w:rPr>
          <w:rFonts w:cstheme="minorHAnsi"/>
          <w:color w:val="222222"/>
          <w:sz w:val="20"/>
          <w:szCs w:val="20"/>
          <w:shd w:val="clear" w:color="auto" w:fill="FFFFFF"/>
          <w:lang w:val="en-GB"/>
        </w:rPr>
        <w:t>, </w:t>
      </w:r>
      <w:r w:rsidRPr="0055485E">
        <w:rPr>
          <w:rFonts w:cstheme="minorHAnsi"/>
          <w:i/>
          <w:iCs/>
          <w:color w:val="222222"/>
          <w:sz w:val="20"/>
          <w:szCs w:val="20"/>
          <w:shd w:val="clear" w:color="auto" w:fill="FFFFFF"/>
          <w:lang w:val="en-GB"/>
        </w:rPr>
        <w:t>2</w:t>
      </w:r>
      <w:r w:rsidRPr="0055485E">
        <w:rPr>
          <w:rFonts w:cstheme="minorHAnsi"/>
          <w:color w:val="222222"/>
          <w:sz w:val="20"/>
          <w:szCs w:val="20"/>
          <w:shd w:val="clear" w:color="auto" w:fill="FFFFFF"/>
          <w:lang w:val="en-GB"/>
        </w:rPr>
        <w:t>(1), 11-29.</w:t>
      </w:r>
    </w:p>
    <w:p w14:paraId="6F198A31" w14:textId="77777777" w:rsidR="0055485E" w:rsidRPr="0055485E" w:rsidRDefault="0055485E" w:rsidP="0055485E">
      <w:pPr>
        <w:spacing w:after="0" w:line="240" w:lineRule="auto"/>
        <w:ind w:left="284" w:hanging="284"/>
        <w:jc w:val="both"/>
        <w:rPr>
          <w:rFonts w:eastAsia="Times New Roman" w:cstheme="minorHAnsi"/>
          <w:sz w:val="20"/>
          <w:szCs w:val="20"/>
          <w:lang w:val="en-GB" w:eastAsia="pt-PT"/>
        </w:rPr>
      </w:pPr>
      <w:r w:rsidRPr="0055485E">
        <w:rPr>
          <w:rFonts w:eastAsia="Times New Roman" w:cstheme="minorHAnsi"/>
          <w:sz w:val="20"/>
          <w:szCs w:val="20"/>
          <w:lang w:val="en-GB" w:eastAsia="pt-PT"/>
        </w:rPr>
        <w:t xml:space="preserve">Hess, C., &amp; Ostrom, E. (Eds.). (2007). </w:t>
      </w:r>
      <w:r w:rsidRPr="0055485E">
        <w:rPr>
          <w:rFonts w:eastAsia="Times New Roman" w:cstheme="minorHAnsi"/>
          <w:i/>
          <w:iCs/>
          <w:sz w:val="20"/>
          <w:szCs w:val="20"/>
          <w:lang w:val="en-GB" w:eastAsia="pt-PT"/>
        </w:rPr>
        <w:t>Understanding Knowledge as a Commons: From Theory to Practice</w:t>
      </w:r>
      <w:r w:rsidRPr="0055485E">
        <w:rPr>
          <w:rFonts w:eastAsia="Times New Roman" w:cstheme="minorHAnsi"/>
          <w:sz w:val="20"/>
          <w:szCs w:val="20"/>
          <w:lang w:val="en-GB" w:eastAsia="pt-PT"/>
        </w:rPr>
        <w:t xml:space="preserve">. MIT Press. </w:t>
      </w:r>
    </w:p>
    <w:p w14:paraId="41D77B0D" w14:textId="77777777" w:rsidR="0055485E" w:rsidRPr="0055485E" w:rsidRDefault="0055485E" w:rsidP="0055485E">
      <w:pPr>
        <w:pStyle w:val="my-2"/>
        <w:spacing w:before="0" w:beforeAutospacing="0" w:after="0" w:afterAutospacing="0"/>
        <w:ind w:left="284" w:hanging="284"/>
        <w:jc w:val="both"/>
        <w:rPr>
          <w:rFonts w:asciiTheme="minorHAnsi" w:hAnsiTheme="minorHAnsi" w:cstheme="minorHAnsi"/>
          <w:sz w:val="20"/>
          <w:szCs w:val="20"/>
          <w:lang w:val="en-GB"/>
        </w:rPr>
      </w:pPr>
      <w:r w:rsidRPr="0055485E">
        <w:rPr>
          <w:rFonts w:asciiTheme="minorHAnsi" w:hAnsiTheme="minorHAnsi" w:cstheme="minorHAnsi"/>
          <w:sz w:val="20"/>
          <w:szCs w:val="20"/>
          <w:lang w:val="en-GB"/>
        </w:rPr>
        <w:t xml:space="preserve">Holst, C., &amp; Moodie, J. R. (2015). Cynical or deliberative? An analysis of the European Commission’s public communication on its use of expertise in policy-making. </w:t>
      </w:r>
      <w:r w:rsidRPr="0055485E">
        <w:rPr>
          <w:rStyle w:val="Emphasis"/>
          <w:rFonts w:asciiTheme="minorHAnsi" w:hAnsiTheme="minorHAnsi" w:cstheme="minorHAnsi"/>
          <w:sz w:val="20"/>
          <w:szCs w:val="20"/>
          <w:lang w:val="en-GB"/>
        </w:rPr>
        <w:t>Politics and Governance, 3</w:t>
      </w:r>
      <w:r w:rsidRPr="0055485E">
        <w:rPr>
          <w:rFonts w:asciiTheme="minorHAnsi" w:hAnsiTheme="minorHAnsi" w:cstheme="minorHAnsi"/>
          <w:sz w:val="20"/>
          <w:szCs w:val="20"/>
          <w:lang w:val="en-GB"/>
        </w:rPr>
        <w:t>(1), 1–12.</w:t>
      </w:r>
    </w:p>
    <w:p w14:paraId="0298884E" w14:textId="77777777" w:rsidR="0055485E" w:rsidRPr="0055485E" w:rsidRDefault="0055485E" w:rsidP="0055485E">
      <w:pPr>
        <w:spacing w:after="0" w:line="240" w:lineRule="auto"/>
        <w:ind w:left="284" w:hanging="284"/>
        <w:jc w:val="both"/>
        <w:rPr>
          <w:rFonts w:cstheme="minorHAnsi"/>
          <w:sz w:val="20"/>
          <w:szCs w:val="20"/>
          <w:lang w:val="en-GB"/>
        </w:rPr>
      </w:pPr>
      <w:r w:rsidRPr="0055485E">
        <w:rPr>
          <w:rFonts w:eastAsia="Times New Roman" w:cstheme="minorHAnsi"/>
          <w:bCs/>
          <w:sz w:val="20"/>
          <w:szCs w:val="20"/>
          <w:lang w:val="en-GB" w:eastAsia="pt-PT"/>
        </w:rPr>
        <w:t>Horizon Europe:</w:t>
      </w:r>
      <w:r w:rsidRPr="0055485E">
        <w:rPr>
          <w:rFonts w:eastAsia="Times New Roman" w:cstheme="minorHAnsi"/>
          <w:b/>
          <w:bCs/>
          <w:sz w:val="20"/>
          <w:szCs w:val="20"/>
          <w:lang w:val="en-GB" w:eastAsia="pt-PT"/>
        </w:rPr>
        <w:t xml:space="preserve"> </w:t>
      </w:r>
      <w:r w:rsidRPr="0055485E">
        <w:rPr>
          <w:rFonts w:cstheme="minorHAnsi"/>
          <w:color w:val="222222"/>
          <w:sz w:val="20"/>
          <w:szCs w:val="20"/>
          <w:shd w:val="clear" w:color="auto" w:fill="FFFFFF"/>
          <w:lang w:val="en-GB"/>
        </w:rPr>
        <w:t xml:space="preserve">Research &amp; Innovation. Reshaping Democracies. </w:t>
      </w:r>
      <w:r w:rsidRPr="0055485E">
        <w:rPr>
          <w:rFonts w:cstheme="minorHAnsi"/>
          <w:sz w:val="20"/>
          <w:szCs w:val="20"/>
          <w:lang w:val="en-GB"/>
        </w:rPr>
        <w:t xml:space="preserve">Projects from the 2022 call for proposals. Report of the Directorate-General for Research and Innovation 2023 Horizon Europe, downloadable at: </w:t>
      </w:r>
      <w:hyperlink r:id="rId14" w:history="1">
        <w:r w:rsidRPr="0055485E">
          <w:rPr>
            <w:rStyle w:val="Hyperlink"/>
            <w:rFonts w:cstheme="minorHAnsi"/>
            <w:sz w:val="20"/>
            <w:szCs w:val="20"/>
            <w:lang w:val="en-GB"/>
          </w:rPr>
          <w:t>https://apre.it/wp-content/uploads/2023/06/horizon-europe-research-innovation-reshaping-democracies-KI0423482ENN.pdf</w:t>
        </w:r>
      </w:hyperlink>
    </w:p>
    <w:p w14:paraId="30B1BF00"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bookmarkStart w:id="81" w:name="_Hlk233874470"/>
      <w:r w:rsidRPr="0055485E">
        <w:rPr>
          <w:rFonts w:cstheme="minorHAnsi"/>
          <w:color w:val="222222"/>
          <w:sz w:val="20"/>
          <w:szCs w:val="20"/>
          <w:shd w:val="clear" w:color="auto" w:fill="FFFFFF"/>
          <w:lang w:val="en-GB"/>
        </w:rPr>
        <w:t>Hoskins, B., Villalba, C., &amp; Saisana, M. (2012). The 2011 civic competence composite indicator (CCCI-2): Measuring young people’s civic competence across Europe based on the IEA international citizenship and civic education study.</w:t>
      </w:r>
    </w:p>
    <w:p w14:paraId="2DF9325A" w14:textId="77777777" w:rsidR="0055485E" w:rsidRPr="0055485E" w:rsidRDefault="0055485E" w:rsidP="0055485E">
      <w:pPr>
        <w:autoSpaceDE w:val="0"/>
        <w:autoSpaceDN w:val="0"/>
        <w:adjustRightInd w:val="0"/>
        <w:spacing w:after="0" w:line="240" w:lineRule="auto"/>
        <w:ind w:left="284" w:hanging="284"/>
        <w:jc w:val="both"/>
        <w:rPr>
          <w:rFonts w:cstheme="minorHAnsi"/>
          <w:color w:val="222222"/>
          <w:sz w:val="20"/>
          <w:szCs w:val="20"/>
          <w:shd w:val="clear" w:color="auto" w:fill="FFFFFF"/>
          <w:lang w:val="en-GB"/>
        </w:rPr>
      </w:pPr>
      <w:r w:rsidRPr="0055485E">
        <w:rPr>
          <w:rFonts w:cstheme="minorHAnsi"/>
          <w:color w:val="222222"/>
          <w:sz w:val="20"/>
          <w:szCs w:val="20"/>
          <w:shd w:val="clear" w:color="auto" w:fill="FFFFFF"/>
          <w:lang w:val="en-GB"/>
        </w:rPr>
        <w:t>Iftikhar, A., Qureshi, K. N., Shiraz, M., &amp; Albahli, S. (2023). Security, trust and privacy risks, responses, and solutions for high-speed smart cities networks: A systematic literature review. </w:t>
      </w:r>
      <w:r w:rsidRPr="0055485E">
        <w:rPr>
          <w:rFonts w:cstheme="minorHAnsi"/>
          <w:i/>
          <w:iCs/>
          <w:color w:val="222222"/>
          <w:sz w:val="20"/>
          <w:szCs w:val="20"/>
          <w:shd w:val="clear" w:color="auto" w:fill="FFFFFF"/>
          <w:lang w:val="en-GB"/>
        </w:rPr>
        <w:t>Journal of King Saud University-Computer and Information Sciences</w:t>
      </w:r>
      <w:r w:rsidRPr="0055485E">
        <w:rPr>
          <w:rFonts w:cstheme="minorHAnsi"/>
          <w:color w:val="222222"/>
          <w:sz w:val="20"/>
          <w:szCs w:val="20"/>
          <w:shd w:val="clear" w:color="auto" w:fill="FFFFFF"/>
          <w:lang w:val="en-GB"/>
        </w:rPr>
        <w:t>, </w:t>
      </w:r>
      <w:r w:rsidRPr="0055485E">
        <w:rPr>
          <w:rFonts w:cstheme="minorHAnsi"/>
          <w:i/>
          <w:iCs/>
          <w:color w:val="222222"/>
          <w:sz w:val="20"/>
          <w:szCs w:val="20"/>
          <w:shd w:val="clear" w:color="auto" w:fill="FFFFFF"/>
          <w:lang w:val="en-GB"/>
        </w:rPr>
        <w:t>35</w:t>
      </w:r>
      <w:r w:rsidRPr="0055485E">
        <w:rPr>
          <w:rFonts w:cstheme="minorHAnsi"/>
          <w:color w:val="222222"/>
          <w:sz w:val="20"/>
          <w:szCs w:val="20"/>
          <w:shd w:val="clear" w:color="auto" w:fill="FFFFFF"/>
          <w:lang w:val="en-GB"/>
        </w:rPr>
        <w:t>(9), 101788.</w:t>
      </w:r>
    </w:p>
    <w:p w14:paraId="4C0D7EE3" w14:textId="77777777" w:rsidR="0055485E" w:rsidRPr="0055485E" w:rsidRDefault="0055485E" w:rsidP="0055485E">
      <w:pPr>
        <w:pStyle w:val="my-2"/>
        <w:spacing w:before="0" w:beforeAutospacing="0" w:after="0" w:afterAutospacing="0"/>
        <w:ind w:left="284" w:hanging="284"/>
        <w:jc w:val="both"/>
        <w:rPr>
          <w:rFonts w:asciiTheme="minorHAnsi" w:hAnsiTheme="minorHAnsi" w:cstheme="minorHAnsi"/>
          <w:color w:val="222222"/>
          <w:sz w:val="20"/>
          <w:szCs w:val="20"/>
          <w:shd w:val="clear" w:color="auto" w:fill="FFFFFF"/>
          <w:lang w:val="en-GB"/>
        </w:rPr>
      </w:pPr>
      <w:r w:rsidRPr="0055485E">
        <w:rPr>
          <w:rFonts w:asciiTheme="minorHAnsi" w:hAnsiTheme="minorHAnsi" w:cstheme="minorHAnsi"/>
          <w:color w:val="222222"/>
          <w:sz w:val="20"/>
          <w:szCs w:val="20"/>
          <w:shd w:val="clear" w:color="auto" w:fill="FFFFFF"/>
          <w:lang w:val="en-GB"/>
        </w:rPr>
        <w:t>Isernia, P., &amp; Fishkin, J. S. (2014). The EuroPolis deliberative poll. </w:t>
      </w:r>
      <w:r w:rsidRPr="0055485E">
        <w:rPr>
          <w:rFonts w:asciiTheme="minorHAnsi" w:hAnsiTheme="minorHAnsi" w:cstheme="minorHAnsi"/>
          <w:i/>
          <w:iCs/>
          <w:color w:val="222222"/>
          <w:sz w:val="20"/>
          <w:szCs w:val="20"/>
          <w:shd w:val="clear" w:color="auto" w:fill="FFFFFF"/>
          <w:lang w:val="en-GB"/>
        </w:rPr>
        <w:t>European Union Politics</w:t>
      </w:r>
      <w:r w:rsidRPr="0055485E">
        <w:rPr>
          <w:rFonts w:asciiTheme="minorHAnsi" w:hAnsiTheme="minorHAnsi" w:cstheme="minorHAnsi"/>
          <w:color w:val="222222"/>
          <w:sz w:val="20"/>
          <w:szCs w:val="20"/>
          <w:shd w:val="clear" w:color="auto" w:fill="FFFFFF"/>
          <w:lang w:val="en-GB"/>
        </w:rPr>
        <w:t>, </w:t>
      </w:r>
      <w:r w:rsidRPr="0055485E">
        <w:rPr>
          <w:rFonts w:asciiTheme="minorHAnsi" w:hAnsiTheme="minorHAnsi" w:cstheme="minorHAnsi"/>
          <w:i/>
          <w:iCs/>
          <w:color w:val="222222"/>
          <w:sz w:val="20"/>
          <w:szCs w:val="20"/>
          <w:shd w:val="clear" w:color="auto" w:fill="FFFFFF"/>
          <w:lang w:val="en-GB"/>
        </w:rPr>
        <w:t>15</w:t>
      </w:r>
      <w:r w:rsidRPr="0055485E">
        <w:rPr>
          <w:rFonts w:asciiTheme="minorHAnsi" w:hAnsiTheme="minorHAnsi" w:cstheme="minorHAnsi"/>
          <w:color w:val="222222"/>
          <w:sz w:val="20"/>
          <w:szCs w:val="20"/>
          <w:shd w:val="clear" w:color="auto" w:fill="FFFFFF"/>
          <w:lang w:val="en-GB"/>
        </w:rPr>
        <w:t>(3), 311-327.</w:t>
      </w:r>
    </w:p>
    <w:p w14:paraId="33D73B61" w14:textId="77777777" w:rsidR="00510525" w:rsidRDefault="00510525" w:rsidP="0055485E">
      <w:pPr>
        <w:pStyle w:val="my-2"/>
        <w:spacing w:before="0" w:beforeAutospacing="0" w:after="0" w:afterAutospacing="0"/>
        <w:ind w:left="284" w:hanging="284"/>
        <w:jc w:val="both"/>
        <w:rPr>
          <w:ins w:id="82" w:author="Sérgio Pedro" w:date="2026-07-10T09:59:00Z"/>
          <w:rFonts w:asciiTheme="minorHAnsi" w:eastAsiaTheme="minorHAnsi" w:hAnsiTheme="minorHAnsi" w:cstheme="minorHAnsi"/>
          <w:sz w:val="20"/>
          <w:szCs w:val="20"/>
          <w:lang w:val="en-GB" w:eastAsia="en-US"/>
        </w:rPr>
      </w:pPr>
      <w:ins w:id="83" w:author="Sérgio Pedro" w:date="2026-07-10T09:59:00Z">
        <w:r>
          <w:rPr>
            <w:rFonts w:asciiTheme="minorHAnsi" w:eastAsiaTheme="minorHAnsi" w:hAnsiTheme="minorHAnsi" w:cstheme="minorHAnsi"/>
            <w:sz w:val="20"/>
            <w:szCs w:val="20"/>
            <w:lang w:val="en-GB" w:eastAsia="en-US"/>
          </w:rPr>
          <w:t>Ismael Peña López (2018). Fomento de la participación democrática no formal e informal: de la democracia de masas a las redes de la democracia. Abrir instituciones desde dentro: Hacking inside black book, 2018, págs. 115-123</w:t>
        </w:r>
      </w:ins>
    </w:p>
    <w:p w14:paraId="3CC99C49" w14:textId="6F69405E" w:rsidR="0055485E" w:rsidRPr="0055485E" w:rsidDel="00510525" w:rsidRDefault="0055485E" w:rsidP="0055485E">
      <w:pPr>
        <w:spacing w:after="0" w:line="240" w:lineRule="auto"/>
        <w:ind w:left="284" w:hanging="284"/>
        <w:jc w:val="both"/>
        <w:rPr>
          <w:del w:id="84" w:author="Sérgio Pedro" w:date="2026-07-10T09:59:00Z"/>
          <w:rFonts w:cstheme="minorHAnsi"/>
          <w:sz w:val="20"/>
          <w:szCs w:val="20"/>
          <w:lang w:val="en-GB"/>
        </w:rPr>
      </w:pPr>
      <w:del w:id="85" w:author="Sérgio Pedro" w:date="2026-07-10T09:59:00Z">
        <w:r w:rsidRPr="0055485E" w:rsidDel="00510525">
          <w:rPr>
            <w:rFonts w:cstheme="minorHAnsi"/>
            <w:sz w:val="20"/>
            <w:szCs w:val="20"/>
            <w:lang w:val="en-GB"/>
          </w:rPr>
          <w:delText>Ismael Peña López (2018), Fomento de la participación democrática no formal e informal: de la democracia de masas a las redes de la democracia. Abrir instituciones desde dentro: Hacking inside black book, 2018, págs. 115-123</w:delText>
        </w:r>
      </w:del>
    </w:p>
    <w:p w14:paraId="6DA5AFB5" w14:textId="77777777" w:rsidR="00510525" w:rsidRDefault="00510525" w:rsidP="0055485E">
      <w:pPr>
        <w:pStyle w:val="my-2"/>
        <w:spacing w:before="0" w:beforeAutospacing="0" w:after="0" w:afterAutospacing="0"/>
        <w:ind w:left="284" w:hanging="284"/>
        <w:jc w:val="both"/>
        <w:rPr>
          <w:ins w:id="86" w:author="Sérgio Pedro" w:date="2026-07-10T09:59:00Z"/>
          <w:rFonts w:asciiTheme="minorHAnsi" w:hAnsiTheme="minorHAnsi" w:cstheme="minorHAnsi"/>
          <w:sz w:val="20"/>
          <w:szCs w:val="20"/>
          <w:highlight w:val="yellow"/>
          <w:lang w:val="en-GB" w:eastAsia="en-US"/>
        </w:rPr>
      </w:pPr>
      <w:ins w:id="87" w:author="Sérgio Pedro" w:date="2026-07-10T09:59:00Z">
        <w:r>
          <w:rPr>
            <w:rFonts w:asciiTheme="minorHAnsi" w:hAnsiTheme="minorHAnsi" w:cstheme="minorHAnsi"/>
            <w:sz w:val="20"/>
            <w:szCs w:val="20"/>
            <w:highlight w:val="yellow"/>
            <w:lang w:val="en-GB" w:eastAsia="en-US"/>
          </w:rPr>
          <w:t>Jacoby, W., and Hopkin, J. (2020). From lever to club? Conditionality in the European Union during the financial crisis. Journal of European Public Policy, 27(8), 1157-1177.</w:t>
        </w:r>
      </w:ins>
    </w:p>
    <w:p w14:paraId="1D7D83D9" w14:textId="0C1DC89C" w:rsidR="0055485E" w:rsidRPr="0055485E" w:rsidDel="00510525" w:rsidRDefault="0055485E" w:rsidP="0055485E">
      <w:pPr>
        <w:pStyle w:val="BodyText"/>
        <w:ind w:left="284" w:right="140" w:hanging="284"/>
        <w:jc w:val="both"/>
        <w:rPr>
          <w:del w:id="88" w:author="Sérgio Pedro" w:date="2026-07-10T09:59:00Z"/>
          <w:rFonts w:asciiTheme="minorHAnsi" w:hAnsiTheme="minorHAnsi" w:cstheme="minorHAnsi"/>
          <w:sz w:val="20"/>
          <w:szCs w:val="20"/>
          <w:lang w:val="en-GB"/>
        </w:rPr>
      </w:pPr>
      <w:del w:id="89" w:author="Sérgio Pedro" w:date="2026-07-10T09:59:00Z">
        <w:r w:rsidRPr="0055485E" w:rsidDel="00510525">
          <w:rPr>
            <w:rFonts w:asciiTheme="minorHAnsi" w:hAnsiTheme="minorHAnsi" w:cstheme="minorHAnsi"/>
            <w:sz w:val="20"/>
            <w:szCs w:val="20"/>
            <w:highlight w:val="yellow"/>
            <w:lang w:val="en-GB"/>
          </w:rPr>
          <w:delText xml:space="preserve">Jacoby, Wade &amp; Jonathan Hopkin.2020. “From Lever to Club? Conditionality in the European Union during the Financial Crisis.” </w:delText>
        </w:r>
        <w:r w:rsidRPr="0055485E" w:rsidDel="00510525">
          <w:rPr>
            <w:rFonts w:asciiTheme="minorHAnsi" w:hAnsiTheme="minorHAnsi" w:cstheme="minorHAnsi"/>
            <w:i/>
            <w:sz w:val="20"/>
            <w:szCs w:val="20"/>
            <w:highlight w:val="yellow"/>
            <w:lang w:val="en-GB"/>
          </w:rPr>
          <w:delText xml:space="preserve">Journal of European Public Policy </w:delText>
        </w:r>
        <w:r w:rsidRPr="0055485E" w:rsidDel="00510525">
          <w:rPr>
            <w:rFonts w:asciiTheme="minorHAnsi" w:hAnsiTheme="minorHAnsi" w:cstheme="minorHAnsi"/>
            <w:sz w:val="20"/>
            <w:szCs w:val="20"/>
            <w:highlight w:val="yellow"/>
            <w:lang w:val="en-GB"/>
          </w:rPr>
          <w:delText>27, no. 8 : 1157–77.</w:delText>
        </w:r>
      </w:del>
    </w:p>
    <w:p w14:paraId="7337E1D0" w14:textId="77777777" w:rsidR="0055485E" w:rsidRPr="0055485E" w:rsidRDefault="0055485E" w:rsidP="0055485E">
      <w:pPr>
        <w:pStyle w:val="my-2"/>
        <w:spacing w:before="0" w:beforeAutospacing="0" w:after="0" w:afterAutospacing="0"/>
        <w:ind w:left="284" w:hanging="284"/>
        <w:jc w:val="both"/>
        <w:rPr>
          <w:rFonts w:asciiTheme="minorHAnsi" w:hAnsiTheme="minorHAnsi" w:cstheme="minorHAnsi"/>
          <w:color w:val="000000"/>
          <w:sz w:val="20"/>
          <w:szCs w:val="20"/>
          <w:lang w:val="en-GB"/>
        </w:rPr>
      </w:pPr>
      <w:r w:rsidRPr="0055485E">
        <w:rPr>
          <w:rFonts w:asciiTheme="minorHAnsi" w:hAnsiTheme="minorHAnsi" w:cstheme="minorHAnsi"/>
          <w:color w:val="000000"/>
          <w:sz w:val="20"/>
          <w:szCs w:val="20"/>
          <w:lang w:val="en-GB"/>
        </w:rPr>
        <w:t>Jacquet, V., Ryan, M., &amp; van der Does, R. (Eds.). (2023).</w:t>
      </w:r>
      <w:r w:rsidRPr="0055485E">
        <w:rPr>
          <w:rStyle w:val="apple-converted-space"/>
          <w:rFonts w:asciiTheme="minorHAnsi" w:hAnsiTheme="minorHAnsi" w:cstheme="minorHAnsi"/>
          <w:color w:val="000000"/>
          <w:sz w:val="20"/>
          <w:szCs w:val="20"/>
          <w:lang w:val="en-GB"/>
        </w:rPr>
        <w:t> </w:t>
      </w:r>
      <w:r w:rsidRPr="0055485E">
        <w:rPr>
          <w:rStyle w:val="Emphasis"/>
          <w:rFonts w:asciiTheme="minorHAnsi" w:hAnsiTheme="minorHAnsi" w:cstheme="minorHAnsi"/>
          <w:color w:val="000000"/>
          <w:sz w:val="20"/>
          <w:szCs w:val="20"/>
          <w:lang w:val="en-GB"/>
        </w:rPr>
        <w:t>The impacts of democratic innovations</w:t>
      </w:r>
      <w:r w:rsidRPr="0055485E">
        <w:rPr>
          <w:rFonts w:asciiTheme="minorHAnsi" w:hAnsiTheme="minorHAnsi" w:cstheme="minorHAnsi"/>
          <w:color w:val="000000"/>
          <w:sz w:val="20"/>
          <w:szCs w:val="20"/>
          <w:lang w:val="en-GB"/>
        </w:rPr>
        <w:t>. ECPR Press.</w:t>
      </w:r>
    </w:p>
    <w:p w14:paraId="41DEDB6E"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r w:rsidRPr="0055485E">
        <w:rPr>
          <w:rFonts w:cstheme="minorHAnsi"/>
          <w:color w:val="222222"/>
          <w:sz w:val="20"/>
          <w:szCs w:val="20"/>
          <w:shd w:val="clear" w:color="auto" w:fill="FFFFFF"/>
          <w:lang w:val="en-GB"/>
        </w:rPr>
        <w:t>Jäger, C. (2025). Epistemic authority. </w:t>
      </w:r>
      <w:r w:rsidRPr="0055485E">
        <w:rPr>
          <w:rFonts w:cstheme="minorHAnsi"/>
          <w:i/>
          <w:iCs/>
          <w:color w:val="222222"/>
          <w:sz w:val="20"/>
          <w:szCs w:val="20"/>
          <w:shd w:val="clear" w:color="auto" w:fill="FFFFFF"/>
          <w:lang w:val="en-GB"/>
        </w:rPr>
        <w:t>The Oxford handbook of social epistemology</w:t>
      </w:r>
      <w:r w:rsidRPr="0055485E">
        <w:rPr>
          <w:rFonts w:cstheme="minorHAnsi"/>
          <w:color w:val="222222"/>
          <w:sz w:val="20"/>
          <w:szCs w:val="20"/>
          <w:shd w:val="clear" w:color="auto" w:fill="FFFFFF"/>
          <w:lang w:val="en-GB"/>
        </w:rPr>
        <w:t>, 63-84.</w:t>
      </w:r>
    </w:p>
    <w:p w14:paraId="1D94CFF9" w14:textId="77777777" w:rsidR="0055485E" w:rsidRPr="0055485E" w:rsidRDefault="0055485E" w:rsidP="0055485E">
      <w:pPr>
        <w:pStyle w:val="NormalWeb"/>
        <w:spacing w:before="0" w:beforeAutospacing="0" w:after="0" w:afterAutospacing="0"/>
        <w:ind w:left="284" w:hanging="284"/>
        <w:jc w:val="both"/>
        <w:rPr>
          <w:rFonts w:asciiTheme="minorHAnsi" w:hAnsiTheme="minorHAnsi" w:cstheme="minorHAnsi"/>
          <w:color w:val="222222"/>
          <w:sz w:val="20"/>
          <w:szCs w:val="20"/>
          <w:shd w:val="clear" w:color="auto" w:fill="FFFFFF"/>
          <w:lang w:val="en-GB"/>
        </w:rPr>
      </w:pPr>
      <w:r w:rsidRPr="0055485E">
        <w:rPr>
          <w:rFonts w:asciiTheme="minorHAnsi" w:hAnsiTheme="minorHAnsi" w:cstheme="minorHAnsi"/>
          <w:color w:val="222222"/>
          <w:sz w:val="20"/>
          <w:szCs w:val="20"/>
          <w:shd w:val="clear" w:color="auto" w:fill="FFFFFF"/>
          <w:lang w:val="en-GB"/>
        </w:rPr>
        <w:t>Jeong, D., Aggarwal, S., Robinson, J., Kumar, N., Spearot, A., &amp; Park, D. S. (2023). Exhaustive or exhausting? Evidence on respondent fatigue in long surveys. </w:t>
      </w:r>
      <w:r w:rsidRPr="0055485E">
        <w:rPr>
          <w:rFonts w:asciiTheme="minorHAnsi" w:hAnsiTheme="minorHAnsi" w:cstheme="minorHAnsi"/>
          <w:i/>
          <w:iCs/>
          <w:color w:val="222222"/>
          <w:sz w:val="20"/>
          <w:szCs w:val="20"/>
          <w:shd w:val="clear" w:color="auto" w:fill="FFFFFF"/>
          <w:lang w:val="en-GB"/>
        </w:rPr>
        <w:t>Journal of Development Economics</w:t>
      </w:r>
      <w:r w:rsidRPr="0055485E">
        <w:rPr>
          <w:rFonts w:asciiTheme="minorHAnsi" w:hAnsiTheme="minorHAnsi" w:cstheme="minorHAnsi"/>
          <w:color w:val="222222"/>
          <w:sz w:val="20"/>
          <w:szCs w:val="20"/>
          <w:shd w:val="clear" w:color="auto" w:fill="FFFFFF"/>
          <w:lang w:val="en-GB"/>
        </w:rPr>
        <w:t>, </w:t>
      </w:r>
      <w:r w:rsidRPr="0055485E">
        <w:rPr>
          <w:rFonts w:asciiTheme="minorHAnsi" w:hAnsiTheme="minorHAnsi" w:cstheme="minorHAnsi"/>
          <w:i/>
          <w:iCs/>
          <w:color w:val="222222"/>
          <w:sz w:val="20"/>
          <w:szCs w:val="20"/>
          <w:shd w:val="clear" w:color="auto" w:fill="FFFFFF"/>
          <w:lang w:val="en-GB"/>
        </w:rPr>
        <w:t>161</w:t>
      </w:r>
      <w:r w:rsidRPr="0055485E">
        <w:rPr>
          <w:rFonts w:asciiTheme="minorHAnsi" w:hAnsiTheme="minorHAnsi" w:cstheme="minorHAnsi"/>
          <w:color w:val="222222"/>
          <w:sz w:val="20"/>
          <w:szCs w:val="20"/>
          <w:shd w:val="clear" w:color="auto" w:fill="FFFFFF"/>
          <w:lang w:val="en-GB"/>
        </w:rPr>
        <w:t>, 102992.</w:t>
      </w:r>
    </w:p>
    <w:p w14:paraId="70FB4218" w14:textId="77777777" w:rsidR="0055485E" w:rsidRPr="0055485E" w:rsidRDefault="0055485E" w:rsidP="0055485E">
      <w:pPr>
        <w:pStyle w:val="my-2"/>
        <w:spacing w:before="0" w:beforeAutospacing="0" w:after="0" w:afterAutospacing="0"/>
        <w:ind w:left="284" w:hanging="284"/>
        <w:jc w:val="both"/>
        <w:rPr>
          <w:rFonts w:asciiTheme="minorHAnsi" w:hAnsiTheme="minorHAnsi" w:cstheme="minorHAnsi"/>
          <w:sz w:val="20"/>
          <w:szCs w:val="20"/>
          <w:lang w:val="en-GB"/>
        </w:rPr>
      </w:pPr>
      <w:bookmarkStart w:id="90" w:name="_Hlk233877027"/>
      <w:r w:rsidRPr="0055485E">
        <w:rPr>
          <w:rFonts w:asciiTheme="minorHAnsi" w:hAnsiTheme="minorHAnsi" w:cstheme="minorHAnsi"/>
          <w:sz w:val="20"/>
          <w:szCs w:val="20"/>
          <w:lang w:val="en-GB"/>
        </w:rPr>
        <w:t>Jerez, A.; Ramos, A.; Allegretti, G. (2012).</w:t>
      </w:r>
      <w:bookmarkEnd w:id="90"/>
      <w:r w:rsidRPr="0055485E">
        <w:rPr>
          <w:rFonts w:asciiTheme="minorHAnsi" w:hAnsiTheme="minorHAnsi" w:cstheme="minorHAnsi"/>
          <w:sz w:val="20"/>
          <w:szCs w:val="20"/>
          <w:lang w:val="en-GB"/>
        </w:rPr>
        <w:t xml:space="preserve"> “Innovaciones participativas y deliberativas para la construcción de esferas públicas europeas”. </w:t>
      </w:r>
      <w:r w:rsidRPr="0055485E">
        <w:rPr>
          <w:rFonts w:asciiTheme="minorHAnsi" w:hAnsiTheme="minorHAnsi" w:cstheme="minorHAnsi"/>
          <w:i/>
          <w:sz w:val="20"/>
          <w:szCs w:val="20"/>
          <w:lang w:val="en-GB"/>
        </w:rPr>
        <w:t>Encrucijadas. Revista Crítica de Ciencias Sociales</w:t>
      </w:r>
      <w:r w:rsidRPr="0055485E">
        <w:rPr>
          <w:rFonts w:asciiTheme="minorHAnsi" w:hAnsiTheme="minorHAnsi" w:cstheme="minorHAnsi"/>
          <w:sz w:val="20"/>
          <w:szCs w:val="20"/>
          <w:lang w:val="en-GB"/>
        </w:rPr>
        <w:t>, Núm. 3, 50-64</w:t>
      </w:r>
    </w:p>
    <w:p w14:paraId="72238D39"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bookmarkStart w:id="91" w:name="_Hlk233874836"/>
      <w:r w:rsidRPr="0055485E">
        <w:rPr>
          <w:rFonts w:cstheme="minorHAnsi"/>
          <w:color w:val="222222"/>
          <w:sz w:val="20"/>
          <w:szCs w:val="20"/>
          <w:shd w:val="clear" w:color="auto" w:fill="FFFFFF"/>
          <w:lang w:val="en-GB"/>
        </w:rPr>
        <w:t>Johansson, H., &amp; Meeuwisse, A. (2024). </w:t>
      </w:r>
      <w:r w:rsidRPr="0055485E">
        <w:rPr>
          <w:rFonts w:cstheme="minorHAnsi"/>
          <w:i/>
          <w:iCs/>
          <w:color w:val="222222"/>
          <w:sz w:val="20"/>
          <w:szCs w:val="20"/>
          <w:shd w:val="clear" w:color="auto" w:fill="FFFFFF"/>
          <w:lang w:val="en-GB"/>
        </w:rPr>
        <w:t>Civil society elites: Exploring the composition, reproduction, integration, and contestation of civil society actors at the top</w:t>
      </w:r>
      <w:r w:rsidRPr="0055485E">
        <w:rPr>
          <w:rFonts w:cstheme="minorHAnsi"/>
          <w:color w:val="222222"/>
          <w:sz w:val="20"/>
          <w:szCs w:val="20"/>
          <w:shd w:val="clear" w:color="auto" w:fill="FFFFFF"/>
          <w:lang w:val="en-GB"/>
        </w:rPr>
        <w:t> (p. 332). Springer Nature.</w:t>
      </w:r>
    </w:p>
    <w:p w14:paraId="075D2C64" w14:textId="77777777" w:rsidR="00510525" w:rsidRDefault="00510525" w:rsidP="0055485E">
      <w:pPr>
        <w:spacing w:after="0" w:line="240" w:lineRule="auto"/>
        <w:ind w:left="284" w:right="140" w:hanging="284"/>
        <w:jc w:val="both"/>
        <w:rPr>
          <w:ins w:id="92" w:author="Sérgio Pedro" w:date="2026-07-10T09:59:00Z"/>
          <w:rFonts w:cstheme="minorHAnsi"/>
          <w:color w:val="FF0000"/>
          <w:sz w:val="20"/>
          <w:szCs w:val="20"/>
          <w:shd w:val="clear" w:color="auto" w:fill="FFFFFF"/>
          <w:lang w:val="en-GB"/>
        </w:rPr>
      </w:pPr>
      <w:ins w:id="93" w:author="Sérgio Pedro" w:date="2026-07-10T09:59:00Z">
        <w:r>
          <w:rPr>
            <w:rFonts w:cstheme="minorHAnsi"/>
            <w:color w:val="FF0000"/>
            <w:sz w:val="20"/>
            <w:szCs w:val="20"/>
            <w:shd w:val="clear" w:color="auto" w:fill="FFFFFF"/>
            <w:lang w:val="en-GB"/>
          </w:rPr>
          <w:t>Johansson, R. (2007). On case study methodology. Open House International, 32(3), 48-54.</w:t>
        </w:r>
      </w:ins>
    </w:p>
    <w:p w14:paraId="58EDC34F" w14:textId="70FF25E1" w:rsidR="0055485E" w:rsidRPr="0055485E" w:rsidDel="00510525" w:rsidRDefault="0055485E" w:rsidP="0055485E">
      <w:pPr>
        <w:spacing w:after="0" w:line="240" w:lineRule="auto"/>
        <w:ind w:left="284" w:hanging="284"/>
        <w:jc w:val="both"/>
        <w:rPr>
          <w:del w:id="94" w:author="Sérgio Pedro" w:date="2026-07-10T09:59:00Z"/>
          <w:rFonts w:cstheme="minorHAnsi"/>
          <w:color w:val="FF0000"/>
          <w:sz w:val="20"/>
          <w:szCs w:val="20"/>
          <w:shd w:val="clear" w:color="auto" w:fill="FFFFFF"/>
          <w:lang w:val="en-GB"/>
        </w:rPr>
      </w:pPr>
      <w:del w:id="95" w:author="Sérgio Pedro" w:date="2026-07-10T09:59:00Z">
        <w:r w:rsidRPr="0055485E" w:rsidDel="00510525">
          <w:rPr>
            <w:rFonts w:cstheme="minorHAnsi"/>
            <w:color w:val="FF0000"/>
            <w:sz w:val="20"/>
            <w:szCs w:val="20"/>
            <w:shd w:val="clear" w:color="auto" w:fill="FFFFFF"/>
            <w:lang w:val="en-GB"/>
          </w:rPr>
          <w:delText>Johansson, R. (2007). On case study methodology. </w:delText>
        </w:r>
        <w:r w:rsidRPr="0055485E" w:rsidDel="00510525">
          <w:rPr>
            <w:rFonts w:cstheme="minorHAnsi"/>
            <w:i/>
            <w:iCs/>
            <w:color w:val="FF0000"/>
            <w:sz w:val="20"/>
            <w:szCs w:val="20"/>
            <w:shd w:val="clear" w:color="auto" w:fill="FFFFFF"/>
            <w:lang w:val="en-GB"/>
          </w:rPr>
          <w:delText>Open house international</w:delText>
        </w:r>
        <w:r w:rsidRPr="0055485E" w:rsidDel="00510525">
          <w:rPr>
            <w:rFonts w:cstheme="minorHAnsi"/>
            <w:color w:val="FF0000"/>
            <w:sz w:val="20"/>
            <w:szCs w:val="20"/>
            <w:shd w:val="clear" w:color="auto" w:fill="FFFFFF"/>
            <w:lang w:val="en-GB"/>
          </w:rPr>
          <w:delText>, </w:delText>
        </w:r>
        <w:r w:rsidRPr="0055485E" w:rsidDel="00510525">
          <w:rPr>
            <w:rFonts w:cstheme="minorHAnsi"/>
            <w:i/>
            <w:iCs/>
            <w:color w:val="FF0000"/>
            <w:sz w:val="20"/>
            <w:szCs w:val="20"/>
            <w:shd w:val="clear" w:color="auto" w:fill="FFFFFF"/>
            <w:lang w:val="en-GB"/>
          </w:rPr>
          <w:delText>32</w:delText>
        </w:r>
        <w:r w:rsidRPr="0055485E" w:rsidDel="00510525">
          <w:rPr>
            <w:rFonts w:cstheme="minorHAnsi"/>
            <w:color w:val="FF0000"/>
            <w:sz w:val="20"/>
            <w:szCs w:val="20"/>
            <w:shd w:val="clear" w:color="auto" w:fill="FFFFFF"/>
            <w:lang w:val="en-GB"/>
          </w:rPr>
          <w:delText>(3), 48-54.</w:delText>
        </w:r>
      </w:del>
    </w:p>
    <w:p w14:paraId="346A946D" w14:textId="77777777" w:rsidR="0055485E" w:rsidRPr="0055485E" w:rsidRDefault="0055485E" w:rsidP="0055485E">
      <w:pPr>
        <w:spacing w:after="0" w:line="240" w:lineRule="auto"/>
        <w:ind w:left="284" w:right="140" w:hanging="284"/>
        <w:jc w:val="both"/>
        <w:rPr>
          <w:rFonts w:cstheme="minorHAnsi"/>
          <w:sz w:val="20"/>
          <w:szCs w:val="20"/>
          <w:lang w:val="en-GB"/>
        </w:rPr>
      </w:pPr>
      <w:r w:rsidRPr="0055485E">
        <w:rPr>
          <w:rFonts w:cstheme="minorHAnsi"/>
          <w:sz w:val="20"/>
          <w:szCs w:val="20"/>
          <w:lang w:val="en-GB"/>
        </w:rPr>
        <w:t xml:space="preserve">Johnson Melissa N.P.&amp; Ethan McLean. 2020, „Discourse Analysis”. In </w:t>
      </w:r>
      <w:r w:rsidRPr="0055485E">
        <w:rPr>
          <w:rFonts w:cstheme="minorHAnsi"/>
          <w:i/>
          <w:sz w:val="20"/>
          <w:szCs w:val="20"/>
          <w:lang w:val="en-GB"/>
        </w:rPr>
        <w:t xml:space="preserve">International Encyclopedia of Human Geography </w:t>
      </w:r>
      <w:r w:rsidRPr="0055485E">
        <w:rPr>
          <w:rFonts w:cstheme="minorHAnsi"/>
          <w:sz w:val="20"/>
          <w:szCs w:val="20"/>
          <w:lang w:val="en-GB"/>
        </w:rPr>
        <w:t xml:space="preserve">(ediția a 2-a), ed. Audrey Kobayashi, vol. 3, 376–383. Amsterdam: </w:t>
      </w:r>
      <w:r w:rsidRPr="0055485E">
        <w:rPr>
          <w:rFonts w:cstheme="minorHAnsi"/>
          <w:spacing w:val="-2"/>
          <w:sz w:val="20"/>
          <w:szCs w:val="20"/>
          <w:lang w:val="en-GB"/>
        </w:rPr>
        <w:t>Elsevier.</w:t>
      </w:r>
    </w:p>
    <w:p w14:paraId="77CCF48F"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r w:rsidRPr="0055485E">
        <w:rPr>
          <w:rFonts w:cstheme="minorHAnsi"/>
          <w:color w:val="222222"/>
          <w:sz w:val="20"/>
          <w:szCs w:val="20"/>
          <w:shd w:val="clear" w:color="auto" w:fill="FFFFFF"/>
          <w:lang w:val="en-GB"/>
        </w:rPr>
        <w:t>Juris, J. S., &amp; Pleyers, G. H. (2009). Alter-activism: Emerging cultures of participation among young global justice activists. </w:t>
      </w:r>
      <w:r w:rsidRPr="0055485E">
        <w:rPr>
          <w:rFonts w:cstheme="minorHAnsi"/>
          <w:i/>
          <w:iCs/>
          <w:color w:val="222222"/>
          <w:sz w:val="20"/>
          <w:szCs w:val="20"/>
          <w:shd w:val="clear" w:color="auto" w:fill="FFFFFF"/>
          <w:lang w:val="en-GB"/>
        </w:rPr>
        <w:t>Journal of youth studies</w:t>
      </w:r>
      <w:r w:rsidRPr="0055485E">
        <w:rPr>
          <w:rFonts w:cstheme="minorHAnsi"/>
          <w:color w:val="222222"/>
          <w:sz w:val="20"/>
          <w:szCs w:val="20"/>
          <w:shd w:val="clear" w:color="auto" w:fill="FFFFFF"/>
          <w:lang w:val="en-GB"/>
        </w:rPr>
        <w:t>, </w:t>
      </w:r>
      <w:r w:rsidRPr="0055485E">
        <w:rPr>
          <w:rFonts w:cstheme="minorHAnsi"/>
          <w:i/>
          <w:iCs/>
          <w:color w:val="222222"/>
          <w:sz w:val="20"/>
          <w:szCs w:val="20"/>
          <w:shd w:val="clear" w:color="auto" w:fill="FFFFFF"/>
          <w:lang w:val="en-GB"/>
        </w:rPr>
        <w:t>12</w:t>
      </w:r>
      <w:r w:rsidRPr="0055485E">
        <w:rPr>
          <w:rFonts w:cstheme="minorHAnsi"/>
          <w:color w:val="222222"/>
          <w:sz w:val="20"/>
          <w:szCs w:val="20"/>
          <w:shd w:val="clear" w:color="auto" w:fill="FFFFFF"/>
          <w:lang w:val="en-GB"/>
        </w:rPr>
        <w:t>(1), 57-75.</w:t>
      </w:r>
    </w:p>
    <w:p w14:paraId="0CCEFF6C" w14:textId="77777777" w:rsidR="0055485E" w:rsidRPr="0055485E" w:rsidRDefault="0055485E" w:rsidP="0055485E">
      <w:pPr>
        <w:spacing w:after="0" w:line="240" w:lineRule="auto"/>
        <w:ind w:left="284" w:hanging="284"/>
        <w:jc w:val="both"/>
        <w:rPr>
          <w:rFonts w:cstheme="minorHAnsi"/>
          <w:sz w:val="20"/>
          <w:szCs w:val="20"/>
          <w:lang w:val="en-GB"/>
        </w:rPr>
      </w:pPr>
      <w:r w:rsidRPr="0055485E">
        <w:rPr>
          <w:rFonts w:cstheme="minorHAnsi"/>
          <w:sz w:val="20"/>
          <w:szCs w:val="20"/>
          <w:lang w:val="en-GB"/>
        </w:rPr>
        <w:t>Kadushin, C. (2012). Understanding social networks: Theories, concepts, and findings. Oxford University Press.</w:t>
      </w:r>
    </w:p>
    <w:p w14:paraId="7C29943E" w14:textId="77777777" w:rsidR="0055485E" w:rsidRPr="0055485E" w:rsidRDefault="0055485E" w:rsidP="0055485E">
      <w:pPr>
        <w:pStyle w:val="my-2"/>
        <w:spacing w:before="0" w:beforeAutospacing="0" w:after="0" w:afterAutospacing="0"/>
        <w:ind w:left="284" w:hanging="284"/>
        <w:jc w:val="both"/>
        <w:rPr>
          <w:rFonts w:asciiTheme="minorHAnsi" w:hAnsiTheme="minorHAnsi" w:cstheme="minorHAnsi"/>
          <w:sz w:val="20"/>
          <w:szCs w:val="20"/>
        </w:rPr>
      </w:pPr>
      <w:r w:rsidRPr="0055485E">
        <w:rPr>
          <w:rFonts w:asciiTheme="minorHAnsi" w:hAnsiTheme="minorHAnsi" w:cstheme="minorHAnsi"/>
          <w:sz w:val="20"/>
          <w:szCs w:val="20"/>
        </w:rPr>
        <w:t xml:space="preserve">Kamat, S. (2004). The privatization of public interest: The case of NGOization in India. </w:t>
      </w:r>
      <w:r w:rsidRPr="0055485E">
        <w:rPr>
          <w:rStyle w:val="Emphasis"/>
          <w:rFonts w:asciiTheme="minorHAnsi" w:eastAsiaTheme="majorEastAsia" w:hAnsiTheme="minorHAnsi" w:cstheme="minorHAnsi"/>
          <w:sz w:val="20"/>
          <w:szCs w:val="20"/>
        </w:rPr>
        <w:t>Journal of Asian American Studies, 7</w:t>
      </w:r>
      <w:r w:rsidRPr="0055485E">
        <w:rPr>
          <w:rFonts w:asciiTheme="minorHAnsi" w:hAnsiTheme="minorHAnsi" w:cstheme="minorHAnsi"/>
          <w:sz w:val="20"/>
          <w:szCs w:val="20"/>
        </w:rPr>
        <w:t>(3), 233–257.</w:t>
      </w:r>
    </w:p>
    <w:p w14:paraId="62290FB3" w14:textId="77777777" w:rsidR="0055485E" w:rsidRPr="0055485E" w:rsidRDefault="0055485E" w:rsidP="0055485E">
      <w:pPr>
        <w:spacing w:after="0" w:line="240" w:lineRule="auto"/>
        <w:ind w:left="284" w:hanging="284"/>
        <w:jc w:val="both"/>
        <w:rPr>
          <w:rFonts w:cstheme="minorHAnsi"/>
          <w:color w:val="222222"/>
          <w:sz w:val="20"/>
          <w:szCs w:val="20"/>
          <w:highlight w:val="yellow"/>
          <w:shd w:val="clear" w:color="auto" w:fill="FFFFFF"/>
          <w:lang w:val="en-GB"/>
        </w:rPr>
      </w:pPr>
      <w:r w:rsidRPr="0055485E">
        <w:rPr>
          <w:rFonts w:cstheme="minorHAnsi"/>
          <w:color w:val="222222"/>
          <w:sz w:val="20"/>
          <w:szCs w:val="20"/>
          <w:shd w:val="clear" w:color="auto" w:fill="FFFFFF"/>
          <w:lang w:val="en-GB"/>
        </w:rPr>
        <w:t>Karolewski, I.P. (2021). Towards a Political Theory of Democratic Backsliding? Generalising the East Central European Experience. In: Lorenz, A., Anders, L.H. (eds) Illiberal Trends and Anti-EU Politics in East Central Europe. Palgrave Studies in European Union Politics. Palgrave Macmillan, Cham. https://doi.org/10.1007/978-3-030-54674-8_13</w:t>
      </w:r>
    </w:p>
    <w:p w14:paraId="5C4C258F" w14:textId="77777777" w:rsidR="0055485E" w:rsidRPr="0055485E" w:rsidRDefault="0055485E" w:rsidP="0055485E">
      <w:pPr>
        <w:spacing w:after="0" w:line="240" w:lineRule="auto"/>
        <w:ind w:left="284" w:hanging="284"/>
        <w:jc w:val="both"/>
        <w:rPr>
          <w:rFonts w:eastAsia="Times New Roman" w:cstheme="minorHAnsi"/>
          <w:sz w:val="20"/>
          <w:szCs w:val="20"/>
          <w:lang w:val="en-GB" w:eastAsia="pt-PT"/>
        </w:rPr>
      </w:pPr>
      <w:r w:rsidRPr="0055485E">
        <w:rPr>
          <w:rFonts w:eastAsia="Times New Roman" w:cstheme="minorHAnsi"/>
          <w:sz w:val="20"/>
          <w:szCs w:val="20"/>
          <w:lang w:val="en-GB" w:eastAsia="pt-PT"/>
        </w:rPr>
        <w:t xml:space="preserve">Keck, M. E., &amp; Sikkink, K. (1998). </w:t>
      </w:r>
      <w:r w:rsidRPr="0055485E">
        <w:rPr>
          <w:rFonts w:eastAsia="Times New Roman" w:cstheme="minorHAnsi"/>
          <w:i/>
          <w:iCs/>
          <w:sz w:val="20"/>
          <w:szCs w:val="20"/>
          <w:lang w:val="en-GB" w:eastAsia="pt-PT"/>
        </w:rPr>
        <w:t>Activists Beyond Borders: Advocacy Networks in International Politics</w:t>
      </w:r>
      <w:r w:rsidRPr="0055485E">
        <w:rPr>
          <w:rFonts w:eastAsia="Times New Roman" w:cstheme="minorHAnsi"/>
          <w:sz w:val="20"/>
          <w:szCs w:val="20"/>
          <w:lang w:val="en-GB" w:eastAsia="pt-PT"/>
        </w:rPr>
        <w:t>. Cornell University Press.</w:t>
      </w:r>
    </w:p>
    <w:p w14:paraId="7049CF7D" w14:textId="77777777" w:rsidR="0055485E" w:rsidRPr="0055485E" w:rsidRDefault="0055485E" w:rsidP="0055485E">
      <w:pPr>
        <w:spacing w:after="0" w:line="240" w:lineRule="auto"/>
        <w:ind w:left="284" w:hanging="284"/>
        <w:jc w:val="both"/>
        <w:rPr>
          <w:rFonts w:eastAsia="Times New Roman" w:cstheme="minorHAnsi"/>
          <w:sz w:val="20"/>
          <w:szCs w:val="20"/>
          <w:lang w:val="en-GB" w:eastAsia="pt-PT"/>
        </w:rPr>
      </w:pPr>
      <w:r w:rsidRPr="0055485E">
        <w:rPr>
          <w:rFonts w:eastAsia="Times New Roman" w:cstheme="minorHAnsi"/>
          <w:sz w:val="20"/>
          <w:szCs w:val="20"/>
          <w:lang w:val="en-GB" w:eastAsia="pt-PT"/>
        </w:rPr>
        <w:t xml:space="preserve">Keck, M. E., &amp; Sikkink, K. (1998). </w:t>
      </w:r>
      <w:r w:rsidRPr="0055485E">
        <w:rPr>
          <w:rFonts w:eastAsia="Times New Roman" w:cstheme="minorHAnsi"/>
          <w:i/>
          <w:iCs/>
          <w:sz w:val="20"/>
          <w:szCs w:val="20"/>
          <w:lang w:val="en-GB" w:eastAsia="pt-PT"/>
        </w:rPr>
        <w:t>Activists beyond borders: Advocacy networks in international politics</w:t>
      </w:r>
      <w:r w:rsidRPr="0055485E">
        <w:rPr>
          <w:rFonts w:eastAsia="Times New Roman" w:cstheme="minorHAnsi"/>
          <w:sz w:val="20"/>
          <w:szCs w:val="20"/>
          <w:lang w:val="en-GB" w:eastAsia="pt-PT"/>
        </w:rPr>
        <w:t>. Cornell University Press.</w:t>
      </w:r>
    </w:p>
    <w:p w14:paraId="5AA9E7DE"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r w:rsidRPr="0055485E">
        <w:rPr>
          <w:rFonts w:cstheme="minorHAnsi"/>
          <w:color w:val="222222"/>
          <w:sz w:val="20"/>
          <w:szCs w:val="20"/>
          <w:shd w:val="clear" w:color="auto" w:fill="FFFFFF"/>
          <w:lang w:val="en-GB"/>
        </w:rPr>
        <w:t>Keck, M. E., &amp; Sikkink, K. (1999). Transnational advocacy networks in international and regional politics. </w:t>
      </w:r>
      <w:r w:rsidRPr="0055485E">
        <w:rPr>
          <w:rFonts w:cstheme="minorHAnsi"/>
          <w:i/>
          <w:iCs/>
          <w:color w:val="222222"/>
          <w:sz w:val="20"/>
          <w:szCs w:val="20"/>
          <w:shd w:val="clear" w:color="auto" w:fill="FFFFFF"/>
          <w:lang w:val="en-GB"/>
        </w:rPr>
        <w:t>International social science journal</w:t>
      </w:r>
      <w:r w:rsidRPr="0055485E">
        <w:rPr>
          <w:rFonts w:cstheme="minorHAnsi"/>
          <w:color w:val="222222"/>
          <w:sz w:val="20"/>
          <w:szCs w:val="20"/>
          <w:shd w:val="clear" w:color="auto" w:fill="FFFFFF"/>
          <w:lang w:val="en-GB"/>
        </w:rPr>
        <w:t>, </w:t>
      </w:r>
      <w:r w:rsidRPr="0055485E">
        <w:rPr>
          <w:rFonts w:cstheme="minorHAnsi"/>
          <w:i/>
          <w:iCs/>
          <w:color w:val="222222"/>
          <w:sz w:val="20"/>
          <w:szCs w:val="20"/>
          <w:shd w:val="clear" w:color="auto" w:fill="FFFFFF"/>
          <w:lang w:val="en-GB"/>
        </w:rPr>
        <w:t>51</w:t>
      </w:r>
      <w:r w:rsidRPr="0055485E">
        <w:rPr>
          <w:rFonts w:cstheme="minorHAnsi"/>
          <w:color w:val="222222"/>
          <w:sz w:val="20"/>
          <w:szCs w:val="20"/>
          <w:shd w:val="clear" w:color="auto" w:fill="FFFFFF"/>
          <w:lang w:val="en-GB"/>
        </w:rPr>
        <w:t>(159), 89-101.</w:t>
      </w:r>
    </w:p>
    <w:p w14:paraId="43311A6C"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bookmarkStart w:id="96" w:name="_Hlk231123570"/>
      <w:r w:rsidRPr="0055485E">
        <w:rPr>
          <w:rFonts w:cstheme="minorHAnsi"/>
          <w:color w:val="222222"/>
          <w:sz w:val="20"/>
          <w:szCs w:val="20"/>
          <w:shd w:val="clear" w:color="auto" w:fill="FFFFFF"/>
          <w:lang w:val="en-GB"/>
        </w:rPr>
        <w:t>Keck, M. E., &amp; Sikkink, K. A. (2014). </w:t>
      </w:r>
      <w:bookmarkEnd w:id="96"/>
      <w:r w:rsidRPr="0055485E">
        <w:rPr>
          <w:rFonts w:cstheme="minorHAnsi"/>
          <w:i/>
          <w:iCs/>
          <w:color w:val="222222"/>
          <w:sz w:val="20"/>
          <w:szCs w:val="20"/>
          <w:shd w:val="clear" w:color="auto" w:fill="FFFFFF"/>
          <w:lang w:val="en-GB"/>
        </w:rPr>
        <w:t>Activists beyond borders: Advocacy networks in international politics</w:t>
      </w:r>
      <w:r w:rsidRPr="0055485E">
        <w:rPr>
          <w:rFonts w:cstheme="minorHAnsi"/>
          <w:color w:val="222222"/>
          <w:sz w:val="20"/>
          <w:szCs w:val="20"/>
          <w:shd w:val="clear" w:color="auto" w:fill="FFFFFF"/>
          <w:lang w:val="en-GB"/>
        </w:rPr>
        <w:t>. Cornell university press.</w:t>
      </w:r>
    </w:p>
    <w:p w14:paraId="4DCF74DB" w14:textId="77777777" w:rsidR="0055485E" w:rsidRPr="0055485E" w:rsidRDefault="0055485E" w:rsidP="0055485E">
      <w:pPr>
        <w:spacing w:after="0" w:line="240" w:lineRule="auto"/>
        <w:ind w:left="284" w:hanging="284"/>
        <w:jc w:val="both"/>
        <w:rPr>
          <w:rFonts w:cstheme="minorHAnsi"/>
          <w:color w:val="000000"/>
          <w:spacing w:val="-5"/>
          <w:sz w:val="20"/>
          <w:szCs w:val="20"/>
          <w:shd w:val="clear" w:color="auto" w:fill="FFFFFF"/>
          <w:lang w:val="en-GB"/>
        </w:rPr>
      </w:pPr>
      <w:r w:rsidRPr="0055485E">
        <w:rPr>
          <w:rFonts w:cstheme="minorHAnsi"/>
          <w:color w:val="000000"/>
          <w:spacing w:val="-5"/>
          <w:sz w:val="20"/>
          <w:szCs w:val="20"/>
          <w:shd w:val="clear" w:color="auto" w:fill="FFFFFF"/>
          <w:lang w:val="en-GB"/>
        </w:rPr>
        <w:t>Keck, Margaret E., and Kathryn Sikkink. </w:t>
      </w:r>
      <w:r w:rsidRPr="0055485E">
        <w:rPr>
          <w:rFonts w:cstheme="minorHAnsi"/>
          <w:i/>
          <w:iCs/>
          <w:color w:val="000000"/>
          <w:spacing w:val="-5"/>
          <w:sz w:val="20"/>
          <w:szCs w:val="20"/>
          <w:shd w:val="clear" w:color="auto" w:fill="FFFFFF"/>
          <w:lang w:val="en-GB"/>
        </w:rPr>
        <w:t>Activists beyond Borders: Advocacy Networks in International Politics</w:t>
      </w:r>
      <w:r w:rsidRPr="0055485E">
        <w:rPr>
          <w:rFonts w:cstheme="minorHAnsi"/>
          <w:color w:val="000000"/>
          <w:spacing w:val="-5"/>
          <w:sz w:val="20"/>
          <w:szCs w:val="20"/>
          <w:shd w:val="clear" w:color="auto" w:fill="FFFFFF"/>
          <w:lang w:val="en-GB"/>
        </w:rPr>
        <w:t xml:space="preserve">. Cornell University Press, 1998. </w:t>
      </w:r>
      <w:hyperlink r:id="rId15" w:history="1">
        <w:r w:rsidRPr="0055485E">
          <w:rPr>
            <w:rStyle w:val="Hyperlink"/>
            <w:rFonts w:cstheme="minorHAnsi"/>
            <w:spacing w:val="-5"/>
            <w:sz w:val="20"/>
            <w:szCs w:val="20"/>
            <w:shd w:val="clear" w:color="auto" w:fill="FFFFFF"/>
            <w:lang w:val="en-GB"/>
          </w:rPr>
          <w:t>http://www.jstor.org/stable/10.7591/j.ctt5hh13f</w:t>
        </w:r>
      </w:hyperlink>
      <w:r w:rsidRPr="0055485E">
        <w:rPr>
          <w:rFonts w:cstheme="minorHAnsi"/>
          <w:color w:val="000000"/>
          <w:spacing w:val="-5"/>
          <w:sz w:val="20"/>
          <w:szCs w:val="20"/>
          <w:shd w:val="clear" w:color="auto" w:fill="FFFFFF"/>
          <w:lang w:val="en-GB"/>
        </w:rPr>
        <w:t>.</w:t>
      </w:r>
    </w:p>
    <w:p w14:paraId="2AC2C44F" w14:textId="77777777" w:rsidR="0055485E" w:rsidRPr="0055485E" w:rsidRDefault="0055485E" w:rsidP="0055485E">
      <w:pPr>
        <w:pStyle w:val="my-2"/>
        <w:spacing w:before="0" w:beforeAutospacing="0" w:after="0" w:afterAutospacing="0"/>
        <w:ind w:left="284" w:hanging="284"/>
        <w:jc w:val="both"/>
        <w:rPr>
          <w:rFonts w:asciiTheme="minorHAnsi" w:hAnsiTheme="minorHAnsi" w:cstheme="minorHAnsi"/>
          <w:sz w:val="20"/>
          <w:szCs w:val="20"/>
          <w:lang w:val="en-GB"/>
        </w:rPr>
      </w:pPr>
      <w:r w:rsidRPr="0055485E">
        <w:rPr>
          <w:rFonts w:asciiTheme="minorHAnsi" w:hAnsiTheme="minorHAnsi" w:cstheme="minorHAnsi"/>
          <w:sz w:val="20"/>
          <w:szCs w:val="20"/>
          <w:lang w:val="en-GB"/>
        </w:rPr>
        <w:t xml:space="preserve">Kelsen, H. (2013). </w:t>
      </w:r>
      <w:r w:rsidRPr="0055485E">
        <w:rPr>
          <w:rStyle w:val="Emphasis"/>
          <w:rFonts w:asciiTheme="minorHAnsi" w:hAnsiTheme="minorHAnsi" w:cstheme="minorHAnsi"/>
          <w:sz w:val="20"/>
          <w:szCs w:val="20"/>
          <w:lang w:val="en-GB"/>
        </w:rPr>
        <w:t>Essence and value of democracy</w:t>
      </w:r>
      <w:r w:rsidRPr="0055485E">
        <w:rPr>
          <w:rFonts w:asciiTheme="minorHAnsi" w:hAnsiTheme="minorHAnsi" w:cstheme="minorHAnsi"/>
          <w:sz w:val="20"/>
          <w:szCs w:val="20"/>
          <w:lang w:val="en-GB"/>
        </w:rPr>
        <w:t>. Rowman &amp; Littlefield</w:t>
      </w:r>
    </w:p>
    <w:p w14:paraId="0CF1E0DF" w14:textId="77777777" w:rsidR="0055485E" w:rsidRPr="0055485E" w:rsidRDefault="0055485E" w:rsidP="0055485E">
      <w:pPr>
        <w:spacing w:after="0" w:line="240" w:lineRule="auto"/>
        <w:ind w:left="284" w:hanging="284"/>
        <w:jc w:val="both"/>
        <w:rPr>
          <w:rFonts w:cstheme="minorHAnsi"/>
          <w:sz w:val="20"/>
          <w:szCs w:val="20"/>
          <w:lang w:val="en-GB"/>
        </w:rPr>
      </w:pPr>
      <w:r w:rsidRPr="0055485E">
        <w:rPr>
          <w:rFonts w:cstheme="minorHAnsi"/>
          <w:sz w:val="20"/>
          <w:szCs w:val="20"/>
          <w:lang w:val="en-GB"/>
        </w:rPr>
        <w:t>Kern, K., &amp; Bulkeley, H. (2009). Cities, Europeanization and multi-level governance: Governing climate change through transnational municipal networks. Journal of Common Market Studies, 47(2), 309–332.</w:t>
      </w:r>
    </w:p>
    <w:p w14:paraId="364C7A24" w14:textId="77777777" w:rsidR="0055485E" w:rsidRPr="0055485E" w:rsidRDefault="0055485E" w:rsidP="0055485E">
      <w:pPr>
        <w:pStyle w:val="my-2"/>
        <w:spacing w:before="0" w:beforeAutospacing="0" w:after="0" w:afterAutospacing="0"/>
        <w:ind w:left="284" w:hanging="284"/>
        <w:jc w:val="both"/>
        <w:rPr>
          <w:rFonts w:asciiTheme="minorHAnsi" w:hAnsiTheme="minorHAnsi" w:cstheme="minorHAnsi"/>
          <w:color w:val="222222"/>
          <w:sz w:val="20"/>
          <w:szCs w:val="20"/>
          <w:shd w:val="clear" w:color="auto" w:fill="FFFFFF"/>
          <w:lang w:val="en-GB"/>
        </w:rPr>
      </w:pPr>
      <w:r w:rsidRPr="0055485E">
        <w:rPr>
          <w:rFonts w:asciiTheme="minorHAnsi" w:hAnsiTheme="minorHAnsi" w:cstheme="minorHAnsi"/>
          <w:color w:val="222222"/>
          <w:sz w:val="20"/>
          <w:szCs w:val="20"/>
          <w:shd w:val="clear" w:color="auto" w:fill="FFFFFF"/>
          <w:lang w:val="en-GB"/>
        </w:rPr>
        <w:t>Kies, R. (2021). Reinforcing citizens’ participation by reforming European commission public consultations.</w:t>
      </w:r>
    </w:p>
    <w:p w14:paraId="2EF69A96" w14:textId="77777777" w:rsidR="0055485E" w:rsidRPr="0055485E" w:rsidRDefault="0055485E" w:rsidP="0055485E">
      <w:pPr>
        <w:pStyle w:val="my-2"/>
        <w:spacing w:before="0" w:beforeAutospacing="0" w:after="0" w:afterAutospacing="0"/>
        <w:ind w:left="284" w:hanging="284"/>
        <w:jc w:val="both"/>
        <w:rPr>
          <w:rFonts w:asciiTheme="minorHAnsi" w:hAnsiTheme="minorHAnsi" w:cstheme="minorHAnsi"/>
          <w:sz w:val="20"/>
          <w:szCs w:val="20"/>
          <w:lang w:val="en-GB"/>
        </w:rPr>
      </w:pPr>
      <w:r w:rsidRPr="0055485E">
        <w:rPr>
          <w:rFonts w:asciiTheme="minorHAnsi" w:hAnsiTheme="minorHAnsi" w:cstheme="minorHAnsi"/>
          <w:color w:val="222222"/>
          <w:sz w:val="20"/>
          <w:szCs w:val="20"/>
          <w:shd w:val="clear" w:color="auto" w:fill="FFFFFF"/>
          <w:lang w:val="en-GB"/>
        </w:rPr>
        <w:t>Kies, R. (Ed.). (2016). </w:t>
      </w:r>
      <w:r w:rsidRPr="0055485E">
        <w:rPr>
          <w:rFonts w:asciiTheme="minorHAnsi" w:hAnsiTheme="minorHAnsi" w:cstheme="minorHAnsi"/>
          <w:i/>
          <w:iCs/>
          <w:color w:val="222222"/>
          <w:sz w:val="20"/>
          <w:szCs w:val="20"/>
          <w:shd w:val="clear" w:color="auto" w:fill="FFFFFF"/>
          <w:lang w:val="en-GB"/>
        </w:rPr>
        <w:t>Is Europe listening to us?: Successes and failures of EU citizen consultations</w:t>
      </w:r>
      <w:r w:rsidRPr="0055485E">
        <w:rPr>
          <w:rFonts w:asciiTheme="minorHAnsi" w:hAnsiTheme="minorHAnsi" w:cstheme="minorHAnsi"/>
          <w:color w:val="222222"/>
          <w:sz w:val="20"/>
          <w:szCs w:val="20"/>
          <w:shd w:val="clear" w:color="auto" w:fill="FFFFFF"/>
          <w:lang w:val="en-GB"/>
        </w:rPr>
        <w:t>. Routledge.</w:t>
      </w:r>
    </w:p>
    <w:p w14:paraId="4595285C" w14:textId="77777777" w:rsidR="0055485E" w:rsidRPr="0055485E" w:rsidRDefault="0055485E" w:rsidP="0055485E">
      <w:pPr>
        <w:pStyle w:val="my-2"/>
        <w:spacing w:before="0" w:beforeAutospacing="0" w:after="0" w:afterAutospacing="0"/>
        <w:ind w:left="284" w:hanging="284"/>
        <w:jc w:val="both"/>
        <w:rPr>
          <w:rFonts w:asciiTheme="minorHAnsi" w:hAnsiTheme="minorHAnsi" w:cstheme="minorHAnsi"/>
          <w:color w:val="222222"/>
          <w:sz w:val="20"/>
          <w:szCs w:val="20"/>
          <w:shd w:val="clear" w:color="auto" w:fill="FFFFFF"/>
          <w:lang w:val="en-GB"/>
        </w:rPr>
      </w:pPr>
      <w:r w:rsidRPr="0055485E">
        <w:rPr>
          <w:rFonts w:asciiTheme="minorHAnsi" w:hAnsiTheme="minorHAnsi" w:cstheme="minorHAnsi"/>
          <w:color w:val="222222"/>
          <w:sz w:val="20"/>
          <w:szCs w:val="20"/>
          <w:shd w:val="clear" w:color="auto" w:fill="FFFFFF"/>
          <w:lang w:val="en-GB"/>
        </w:rPr>
        <w:t>KIES, R., &amp; Nanz, P. (2013). Citizens’ Deliberation in Europe: An Introduction.https://orbilu.uni.lu/bitstream/10993/21743/1/Is-Europe-Listening-to-Us-Intro.pdf</w:t>
      </w:r>
    </w:p>
    <w:p w14:paraId="063A3049" w14:textId="77777777" w:rsidR="0055485E" w:rsidRPr="0055485E" w:rsidRDefault="0055485E" w:rsidP="0055485E">
      <w:pPr>
        <w:pStyle w:val="my-2"/>
        <w:spacing w:before="0" w:beforeAutospacing="0" w:after="0" w:afterAutospacing="0"/>
        <w:ind w:left="284" w:hanging="284"/>
        <w:jc w:val="both"/>
        <w:rPr>
          <w:rFonts w:asciiTheme="minorHAnsi" w:hAnsiTheme="minorHAnsi" w:cstheme="minorHAnsi"/>
          <w:color w:val="222222"/>
          <w:sz w:val="20"/>
          <w:szCs w:val="20"/>
          <w:shd w:val="clear" w:color="auto" w:fill="FFFFFF"/>
          <w:lang w:val="en-GB"/>
        </w:rPr>
      </w:pPr>
      <w:r w:rsidRPr="0055485E">
        <w:rPr>
          <w:rFonts w:asciiTheme="minorHAnsi" w:hAnsiTheme="minorHAnsi" w:cstheme="minorHAnsi"/>
          <w:color w:val="222222"/>
          <w:sz w:val="20"/>
          <w:szCs w:val="20"/>
          <w:shd w:val="clear" w:color="auto" w:fill="FFFFFF"/>
          <w:lang w:val="en-GB"/>
        </w:rPr>
        <w:t>Kies, R., &amp; Wojcik, S. (2010, June). European web-deliberation: Lessons from the European citizens consultation. In </w:t>
      </w:r>
      <w:r w:rsidRPr="0055485E">
        <w:rPr>
          <w:rFonts w:asciiTheme="minorHAnsi" w:hAnsiTheme="minorHAnsi" w:cstheme="minorHAnsi"/>
          <w:i/>
          <w:iCs/>
          <w:color w:val="222222"/>
          <w:sz w:val="20"/>
          <w:szCs w:val="20"/>
          <w:shd w:val="clear" w:color="auto" w:fill="FFFFFF"/>
          <w:lang w:val="en-GB"/>
        </w:rPr>
        <w:t>Online Deliberation: Proceedings of the Fourth International Conference-OD2010</w:t>
      </w:r>
      <w:r w:rsidRPr="0055485E">
        <w:rPr>
          <w:rFonts w:asciiTheme="minorHAnsi" w:hAnsiTheme="minorHAnsi" w:cstheme="minorHAnsi"/>
          <w:color w:val="222222"/>
          <w:sz w:val="20"/>
          <w:szCs w:val="20"/>
          <w:shd w:val="clear" w:color="auto" w:fill="FFFFFF"/>
          <w:lang w:val="en-GB"/>
        </w:rPr>
        <w:t> (pp. 198-211).</w:t>
      </w:r>
    </w:p>
    <w:p w14:paraId="015B125A" w14:textId="77777777" w:rsidR="0055485E" w:rsidRPr="0055485E" w:rsidRDefault="0055485E" w:rsidP="0055485E">
      <w:pPr>
        <w:autoSpaceDE w:val="0"/>
        <w:autoSpaceDN w:val="0"/>
        <w:adjustRightInd w:val="0"/>
        <w:spacing w:after="0" w:line="240" w:lineRule="auto"/>
        <w:ind w:left="284" w:hanging="284"/>
        <w:jc w:val="both"/>
        <w:rPr>
          <w:rFonts w:cstheme="minorHAnsi"/>
          <w:color w:val="222222"/>
          <w:sz w:val="20"/>
          <w:szCs w:val="20"/>
          <w:shd w:val="clear" w:color="auto" w:fill="FFFFFF"/>
          <w:lang w:val="en-GB"/>
        </w:rPr>
      </w:pPr>
      <w:r w:rsidRPr="0055485E">
        <w:rPr>
          <w:rFonts w:cstheme="minorHAnsi"/>
          <w:color w:val="222222"/>
          <w:sz w:val="20"/>
          <w:szCs w:val="20"/>
          <w:shd w:val="clear" w:color="auto" w:fill="FFFFFF"/>
          <w:lang w:val="en-GB"/>
        </w:rPr>
        <w:t>Kindermann, P. A. (2025). Simulating democratic reform in the EU: self-legitimation through participatory innovation. </w:t>
      </w:r>
      <w:r w:rsidRPr="0055485E">
        <w:rPr>
          <w:rFonts w:cstheme="minorHAnsi"/>
          <w:i/>
          <w:iCs/>
          <w:color w:val="222222"/>
          <w:sz w:val="20"/>
          <w:szCs w:val="20"/>
          <w:shd w:val="clear" w:color="auto" w:fill="FFFFFF"/>
          <w:lang w:val="en-GB"/>
        </w:rPr>
        <w:t>Journal of European Public Policy</w:t>
      </w:r>
      <w:r w:rsidRPr="0055485E">
        <w:rPr>
          <w:rFonts w:cstheme="minorHAnsi"/>
          <w:color w:val="222222"/>
          <w:sz w:val="20"/>
          <w:szCs w:val="20"/>
          <w:shd w:val="clear" w:color="auto" w:fill="FFFFFF"/>
          <w:lang w:val="en-GB"/>
        </w:rPr>
        <w:t>, 1-28.</w:t>
      </w:r>
    </w:p>
    <w:bookmarkEnd w:id="81"/>
    <w:bookmarkEnd w:id="91"/>
    <w:p w14:paraId="1DDBB228" w14:textId="77777777" w:rsidR="0055485E" w:rsidRPr="0055485E" w:rsidRDefault="0055485E" w:rsidP="0055485E">
      <w:pPr>
        <w:autoSpaceDE w:val="0"/>
        <w:autoSpaceDN w:val="0"/>
        <w:adjustRightInd w:val="0"/>
        <w:spacing w:after="0" w:line="240" w:lineRule="auto"/>
        <w:ind w:left="284" w:hanging="284"/>
        <w:rPr>
          <w:rFonts w:cstheme="minorHAnsi"/>
          <w:i/>
          <w:iCs/>
          <w:sz w:val="20"/>
          <w:szCs w:val="20"/>
          <w:lang w:val="en-GB"/>
        </w:rPr>
      </w:pPr>
      <w:r w:rsidRPr="0055485E">
        <w:rPr>
          <w:rFonts w:cstheme="minorHAnsi"/>
          <w:sz w:val="20"/>
          <w:szCs w:val="20"/>
          <w:lang w:val="en-GB"/>
        </w:rPr>
        <w:t xml:space="preserve">Kohler-Koch, B. and Rittberger, B. (eds) (2007) </w:t>
      </w:r>
      <w:r w:rsidRPr="0055485E">
        <w:rPr>
          <w:rFonts w:cstheme="minorHAnsi"/>
          <w:i/>
          <w:iCs/>
          <w:sz w:val="20"/>
          <w:szCs w:val="20"/>
          <w:lang w:val="en-GB"/>
        </w:rPr>
        <w:t>Debating the Democratic Legitimacy of the European Union</w:t>
      </w:r>
      <w:r w:rsidRPr="0055485E">
        <w:rPr>
          <w:rFonts w:cstheme="minorHAnsi"/>
          <w:sz w:val="20"/>
          <w:szCs w:val="20"/>
          <w:lang w:val="en-GB"/>
        </w:rPr>
        <w:t>. Lanham: Rowman &amp; Littlefield.</w:t>
      </w:r>
      <w:r w:rsidRPr="0055485E">
        <w:rPr>
          <w:rFonts w:cstheme="minorHAnsi"/>
          <w:i/>
          <w:iCs/>
          <w:sz w:val="20"/>
          <w:szCs w:val="20"/>
          <w:lang w:val="en-GB"/>
        </w:rPr>
        <w:t xml:space="preserve"> </w:t>
      </w:r>
      <w:r w:rsidRPr="0055485E">
        <w:rPr>
          <w:rFonts w:cstheme="minorHAnsi"/>
          <w:sz w:val="20"/>
          <w:szCs w:val="20"/>
          <w:lang w:val="en-GB"/>
        </w:rPr>
        <w:t>THE CYPRUS REVIEW (VOL. 27:1 SPRING 2015)</w:t>
      </w:r>
    </w:p>
    <w:p w14:paraId="104E6980" w14:textId="77777777" w:rsidR="0055485E" w:rsidRPr="0055485E" w:rsidRDefault="0055485E" w:rsidP="0055485E">
      <w:pPr>
        <w:pStyle w:val="my-2"/>
        <w:spacing w:before="0" w:beforeAutospacing="0" w:after="0" w:afterAutospacing="0"/>
        <w:ind w:left="284" w:hanging="284"/>
        <w:jc w:val="both"/>
        <w:rPr>
          <w:rFonts w:asciiTheme="minorHAnsi" w:hAnsiTheme="minorHAnsi" w:cstheme="minorHAnsi"/>
          <w:sz w:val="20"/>
          <w:szCs w:val="20"/>
          <w:lang w:val="en-GB"/>
        </w:rPr>
      </w:pPr>
      <w:r w:rsidRPr="0055485E">
        <w:rPr>
          <w:rFonts w:asciiTheme="minorHAnsi" w:hAnsiTheme="minorHAnsi" w:cstheme="minorHAnsi"/>
          <w:sz w:val="20"/>
          <w:szCs w:val="20"/>
          <w:lang w:val="en-GB"/>
        </w:rPr>
        <w:t xml:space="preserve">Kohler-Koch, B., &amp; Quittkat, C. (2013). </w:t>
      </w:r>
      <w:r w:rsidRPr="0055485E">
        <w:rPr>
          <w:rStyle w:val="Emphasis"/>
          <w:rFonts w:asciiTheme="minorHAnsi" w:hAnsiTheme="minorHAnsi" w:cstheme="minorHAnsi"/>
          <w:sz w:val="20"/>
          <w:szCs w:val="20"/>
          <w:lang w:val="en-GB"/>
        </w:rPr>
        <w:t>De-mystification of participatory democracy: EU-governance and civil society</w:t>
      </w:r>
      <w:r w:rsidRPr="0055485E">
        <w:rPr>
          <w:rFonts w:asciiTheme="minorHAnsi" w:hAnsiTheme="minorHAnsi" w:cstheme="minorHAnsi"/>
          <w:sz w:val="20"/>
          <w:szCs w:val="20"/>
          <w:lang w:val="en-GB"/>
        </w:rPr>
        <w:t>. Oxford University Press.</w:t>
      </w:r>
    </w:p>
    <w:p w14:paraId="2B31FE9F" w14:textId="77777777" w:rsidR="0055485E" w:rsidRPr="0055485E" w:rsidRDefault="0055485E" w:rsidP="0055485E">
      <w:pPr>
        <w:spacing w:after="0" w:line="240" w:lineRule="auto"/>
        <w:ind w:left="284" w:hanging="284"/>
        <w:jc w:val="both"/>
        <w:rPr>
          <w:rFonts w:eastAsia="Times New Roman" w:cstheme="minorHAnsi"/>
          <w:sz w:val="20"/>
          <w:szCs w:val="20"/>
          <w:lang w:val="en-GB" w:eastAsia="pt-PT"/>
        </w:rPr>
      </w:pPr>
      <w:r w:rsidRPr="0055485E">
        <w:rPr>
          <w:rFonts w:eastAsia="Times New Roman" w:cstheme="minorHAnsi"/>
          <w:sz w:val="20"/>
          <w:szCs w:val="20"/>
          <w:lang w:val="en-GB" w:eastAsia="pt-PT"/>
        </w:rPr>
        <w:t>Kooiman, J. (2003). Governing as governance. SAGE.</w:t>
      </w:r>
    </w:p>
    <w:p w14:paraId="3801F4EA" w14:textId="77777777" w:rsidR="0055485E" w:rsidRPr="0055485E" w:rsidRDefault="0055485E" w:rsidP="0055485E">
      <w:pPr>
        <w:spacing w:after="0" w:line="240" w:lineRule="auto"/>
        <w:ind w:left="284" w:hanging="284"/>
        <w:jc w:val="both"/>
        <w:rPr>
          <w:rFonts w:eastAsia="Times New Roman" w:cstheme="minorHAnsi"/>
          <w:sz w:val="20"/>
          <w:szCs w:val="20"/>
          <w:lang w:val="en-GB" w:eastAsia="pt-PT"/>
        </w:rPr>
      </w:pPr>
      <w:r w:rsidRPr="0055485E">
        <w:rPr>
          <w:rFonts w:eastAsia="Times New Roman" w:cstheme="minorHAnsi"/>
          <w:sz w:val="20"/>
          <w:szCs w:val="20"/>
          <w:lang w:val="en-GB" w:eastAsia="pt-PT"/>
        </w:rPr>
        <w:t xml:space="preserve">Kriesi, H., &amp; Pappas, T. S. (Eds.). (2015). </w:t>
      </w:r>
      <w:r w:rsidRPr="0055485E">
        <w:rPr>
          <w:rFonts w:eastAsia="Times New Roman" w:cstheme="minorHAnsi"/>
          <w:i/>
          <w:iCs/>
          <w:sz w:val="20"/>
          <w:szCs w:val="20"/>
          <w:lang w:val="en-GB" w:eastAsia="pt-PT"/>
        </w:rPr>
        <w:t>European populism in the shadow of the Great Recession</w:t>
      </w:r>
      <w:r w:rsidRPr="0055485E">
        <w:rPr>
          <w:rFonts w:eastAsia="Times New Roman" w:cstheme="minorHAnsi"/>
          <w:sz w:val="20"/>
          <w:szCs w:val="20"/>
          <w:lang w:val="en-GB" w:eastAsia="pt-PT"/>
        </w:rPr>
        <w:t>. ECPR Press.</w:t>
      </w:r>
    </w:p>
    <w:p w14:paraId="3E1D7A5B" w14:textId="77777777" w:rsidR="0055485E" w:rsidRPr="0055485E" w:rsidRDefault="0055485E" w:rsidP="0055485E">
      <w:pPr>
        <w:pStyle w:val="FootnoteText"/>
        <w:ind w:left="284" w:hanging="284"/>
        <w:jc w:val="both"/>
        <w:rPr>
          <w:rFonts w:cstheme="minorHAnsi"/>
          <w:lang w:val="en-GB"/>
        </w:rPr>
      </w:pPr>
      <w:r w:rsidRPr="0055485E">
        <w:rPr>
          <w:rFonts w:cstheme="minorHAnsi"/>
          <w:color w:val="222222"/>
          <w:shd w:val="clear" w:color="auto" w:fill="FFFFFF"/>
          <w:lang w:val="en-GB"/>
        </w:rPr>
        <w:t>Kropotkin, (1902). </w:t>
      </w:r>
      <w:r w:rsidRPr="0055485E">
        <w:rPr>
          <w:rFonts w:cstheme="minorHAnsi"/>
          <w:i/>
          <w:iCs/>
          <w:color w:val="222222"/>
          <w:shd w:val="clear" w:color="auto" w:fill="FFFFFF"/>
          <w:lang w:val="en-GB"/>
        </w:rPr>
        <w:t>Mutual aid: A factor or evolution</w:t>
      </w:r>
      <w:r w:rsidRPr="0055485E">
        <w:rPr>
          <w:rFonts w:cstheme="minorHAnsi"/>
          <w:color w:val="222222"/>
          <w:shd w:val="clear" w:color="auto" w:fill="FFFFFF"/>
          <w:lang w:val="en-GB"/>
        </w:rPr>
        <w:t>. McClure Phillips and Company.</w:t>
      </w:r>
    </w:p>
    <w:p w14:paraId="0BEBBFD7" w14:textId="77777777" w:rsidR="0055485E" w:rsidRPr="0055485E" w:rsidRDefault="0055485E" w:rsidP="0055485E">
      <w:pPr>
        <w:spacing w:after="0" w:line="240" w:lineRule="auto"/>
        <w:ind w:left="284" w:hanging="284"/>
        <w:jc w:val="both"/>
        <w:rPr>
          <w:rFonts w:cstheme="minorHAnsi"/>
          <w:sz w:val="20"/>
          <w:szCs w:val="20"/>
          <w:lang w:val="en-GB"/>
        </w:rPr>
      </w:pPr>
      <w:bookmarkStart w:id="97" w:name="_Hlk233983290"/>
      <w:r w:rsidRPr="0055485E">
        <w:rPr>
          <w:rFonts w:cstheme="minorHAnsi"/>
          <w:color w:val="222222"/>
          <w:sz w:val="20"/>
          <w:szCs w:val="20"/>
          <w:shd w:val="clear" w:color="auto" w:fill="FFFFFF"/>
          <w:lang w:val="en-GB"/>
        </w:rPr>
        <w:t>Krosnick, J. A. (1988</w:t>
      </w:r>
      <w:bookmarkEnd w:id="97"/>
      <w:r w:rsidRPr="0055485E">
        <w:rPr>
          <w:rFonts w:cstheme="minorHAnsi"/>
          <w:color w:val="222222"/>
          <w:sz w:val="20"/>
          <w:szCs w:val="20"/>
          <w:shd w:val="clear" w:color="auto" w:fill="FFFFFF"/>
          <w:lang w:val="en-GB"/>
        </w:rPr>
        <w:t>). The role of attitude importance in social evaluation: a study of policy preferences, presidential candidate evaluations, and voting behavior. </w:t>
      </w:r>
      <w:r w:rsidRPr="0055485E">
        <w:rPr>
          <w:rFonts w:cstheme="minorHAnsi"/>
          <w:i/>
          <w:iCs/>
          <w:color w:val="222222"/>
          <w:sz w:val="20"/>
          <w:szCs w:val="20"/>
          <w:shd w:val="clear" w:color="auto" w:fill="FFFFFF"/>
          <w:lang w:val="en-GB"/>
        </w:rPr>
        <w:t>Journal of personality and social psychology</w:t>
      </w:r>
      <w:r w:rsidRPr="0055485E">
        <w:rPr>
          <w:rFonts w:cstheme="minorHAnsi"/>
          <w:color w:val="222222"/>
          <w:sz w:val="20"/>
          <w:szCs w:val="20"/>
          <w:shd w:val="clear" w:color="auto" w:fill="FFFFFF"/>
          <w:lang w:val="en-GB"/>
        </w:rPr>
        <w:t>, </w:t>
      </w:r>
      <w:r w:rsidRPr="0055485E">
        <w:rPr>
          <w:rFonts w:cstheme="minorHAnsi"/>
          <w:i/>
          <w:iCs/>
          <w:color w:val="222222"/>
          <w:sz w:val="20"/>
          <w:szCs w:val="20"/>
          <w:shd w:val="clear" w:color="auto" w:fill="FFFFFF"/>
          <w:lang w:val="en-GB"/>
        </w:rPr>
        <w:t>55</w:t>
      </w:r>
      <w:r w:rsidRPr="0055485E">
        <w:rPr>
          <w:rFonts w:cstheme="minorHAnsi"/>
          <w:color w:val="222222"/>
          <w:sz w:val="20"/>
          <w:szCs w:val="20"/>
          <w:shd w:val="clear" w:color="auto" w:fill="FFFFFF"/>
          <w:lang w:val="en-GB"/>
        </w:rPr>
        <w:t>(2), 196.</w:t>
      </w:r>
    </w:p>
    <w:p w14:paraId="6E2B5938" w14:textId="77777777" w:rsidR="0055485E" w:rsidRPr="0055485E" w:rsidRDefault="0055485E" w:rsidP="0055485E">
      <w:pPr>
        <w:pStyle w:val="my-2"/>
        <w:spacing w:before="0" w:beforeAutospacing="0" w:after="0" w:afterAutospacing="0"/>
        <w:ind w:left="284" w:hanging="284"/>
        <w:jc w:val="both"/>
        <w:rPr>
          <w:rFonts w:asciiTheme="minorHAnsi" w:hAnsiTheme="minorHAnsi" w:cstheme="minorHAnsi"/>
          <w:sz w:val="20"/>
          <w:szCs w:val="20"/>
          <w:lang w:val="en-GB"/>
        </w:rPr>
      </w:pPr>
      <w:r w:rsidRPr="0055485E">
        <w:rPr>
          <w:rFonts w:asciiTheme="minorHAnsi" w:hAnsiTheme="minorHAnsi" w:cstheme="minorHAnsi"/>
          <w:sz w:val="20"/>
          <w:szCs w:val="20"/>
          <w:lang w:val="en-GB"/>
        </w:rPr>
        <w:t xml:space="preserve">Krosnick, J. A., et al. (2017). </w:t>
      </w:r>
      <w:r w:rsidRPr="0055485E">
        <w:rPr>
          <w:rStyle w:val="Emphasis"/>
          <w:rFonts w:asciiTheme="minorHAnsi" w:hAnsiTheme="minorHAnsi" w:cstheme="minorHAnsi"/>
          <w:sz w:val="20"/>
          <w:szCs w:val="20"/>
          <w:lang w:val="en-GB"/>
        </w:rPr>
        <w:t>The analysis of survey data with framing effects</w:t>
      </w:r>
      <w:r w:rsidRPr="0055485E">
        <w:rPr>
          <w:rFonts w:asciiTheme="minorHAnsi" w:hAnsiTheme="minorHAnsi" w:cstheme="minorHAnsi"/>
          <w:sz w:val="20"/>
          <w:szCs w:val="20"/>
          <w:lang w:val="en-GB"/>
        </w:rPr>
        <w:t xml:space="preserve">. </w:t>
      </w:r>
      <w:r w:rsidRPr="0055485E">
        <w:rPr>
          <w:rStyle w:val="Emphasis"/>
          <w:rFonts w:asciiTheme="minorHAnsi" w:hAnsiTheme="minorHAnsi" w:cstheme="minorHAnsi"/>
          <w:sz w:val="20"/>
          <w:szCs w:val="20"/>
          <w:lang w:val="en-GB"/>
        </w:rPr>
        <w:t>The Annals of Applied Statistics</w:t>
      </w:r>
      <w:r w:rsidRPr="0055485E">
        <w:rPr>
          <w:rFonts w:asciiTheme="minorHAnsi" w:hAnsiTheme="minorHAnsi" w:cstheme="minorHAnsi"/>
          <w:sz w:val="20"/>
          <w:szCs w:val="20"/>
          <w:lang w:val="en-GB"/>
        </w:rPr>
        <w:t>.</w:t>
      </w:r>
      <w:hyperlink r:id="rId16" w:tgtFrame="_blank" w:history="1">
        <w:r w:rsidRPr="0055485E">
          <w:rPr>
            <w:rStyle w:val="inline-block"/>
            <w:rFonts w:asciiTheme="minorHAnsi" w:hAnsiTheme="minorHAnsi" w:cstheme="minorHAnsi"/>
            <w:color w:val="0000FF"/>
            <w:sz w:val="20"/>
            <w:szCs w:val="20"/>
            <w:u w:val="single"/>
            <w:lang w:val="en-GB"/>
          </w:rPr>
          <w:t>tandfonline</w:t>
        </w:r>
      </w:hyperlink>
    </w:p>
    <w:p w14:paraId="100AA971"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r w:rsidRPr="0055485E">
        <w:rPr>
          <w:rFonts w:cstheme="minorHAnsi"/>
          <w:color w:val="222222"/>
          <w:sz w:val="20"/>
          <w:szCs w:val="20"/>
          <w:shd w:val="clear" w:color="auto" w:fill="FFFFFF"/>
          <w:lang w:val="en-GB"/>
        </w:rPr>
        <w:t>Kundnani, H. (2020). The future of democracy in Europe. </w:t>
      </w:r>
      <w:r w:rsidRPr="0055485E">
        <w:rPr>
          <w:rFonts w:cstheme="minorHAnsi"/>
          <w:i/>
          <w:iCs/>
          <w:color w:val="222222"/>
          <w:sz w:val="20"/>
          <w:szCs w:val="20"/>
          <w:shd w:val="clear" w:color="auto" w:fill="FFFFFF"/>
          <w:lang w:val="en-GB"/>
        </w:rPr>
        <w:t>Technology and the Evolution of Representation. Chatham House. Pobrano z lokalizacji: https://www. chathamhouse. org/2020/03/future-democracy-europe [dostęp: 7.03. 2023]</w:t>
      </w:r>
      <w:r w:rsidRPr="0055485E">
        <w:rPr>
          <w:rFonts w:cstheme="minorHAnsi"/>
          <w:color w:val="222222"/>
          <w:sz w:val="20"/>
          <w:szCs w:val="20"/>
          <w:shd w:val="clear" w:color="auto" w:fill="FFFFFF"/>
          <w:lang w:val="en-GB"/>
        </w:rPr>
        <w:t>.</w:t>
      </w:r>
    </w:p>
    <w:p w14:paraId="0412FD57" w14:textId="77777777" w:rsidR="0055485E" w:rsidRPr="0055485E" w:rsidRDefault="0055485E" w:rsidP="0055485E">
      <w:pPr>
        <w:spacing w:after="0" w:line="240" w:lineRule="auto"/>
        <w:ind w:left="284" w:hanging="284"/>
        <w:jc w:val="both"/>
        <w:rPr>
          <w:rFonts w:cstheme="minorHAnsi"/>
          <w:color w:val="353535"/>
          <w:sz w:val="20"/>
          <w:szCs w:val="20"/>
          <w:shd w:val="clear" w:color="auto" w:fill="FFFFFF"/>
          <w:lang w:val="en-GB"/>
        </w:rPr>
      </w:pPr>
      <w:r w:rsidRPr="0055485E">
        <w:rPr>
          <w:rFonts w:cstheme="minorHAnsi"/>
          <w:color w:val="353535"/>
          <w:sz w:val="20"/>
          <w:szCs w:val="20"/>
          <w:shd w:val="clear" w:color="auto" w:fill="FFFFFF"/>
          <w:lang w:val="en-GB"/>
        </w:rPr>
        <w:t>Kurban, C., Peña-López, I., Haberer, M. (2017). "¿Qué es la tecnopolítica? Un esquema conceptual para entender la política en la era digital". IDP. Revista de Internet, Derecho y Política, 24, p. 3-20. ISSN 1699-8154.</w:t>
      </w:r>
    </w:p>
    <w:p w14:paraId="678DA94D" w14:textId="77777777" w:rsidR="0055485E" w:rsidRPr="0055485E" w:rsidRDefault="0055485E" w:rsidP="0055485E">
      <w:pPr>
        <w:spacing w:after="0" w:line="240" w:lineRule="auto"/>
        <w:ind w:left="284" w:hanging="284"/>
        <w:jc w:val="both"/>
        <w:rPr>
          <w:rFonts w:eastAsia="Times New Roman" w:cstheme="minorHAnsi"/>
          <w:sz w:val="20"/>
          <w:szCs w:val="20"/>
          <w:lang w:val="en-GB" w:eastAsia="pt-PT"/>
        </w:rPr>
      </w:pPr>
      <w:r w:rsidRPr="0055485E">
        <w:rPr>
          <w:rFonts w:eastAsia="Times New Roman" w:cstheme="minorHAnsi"/>
          <w:sz w:val="20"/>
          <w:szCs w:val="20"/>
          <w:lang w:val="en-GB" w:eastAsia="pt-PT"/>
        </w:rPr>
        <w:t xml:space="preserve">Lakoff, G., &amp; Johnson, M. (1980). </w:t>
      </w:r>
      <w:r w:rsidRPr="0055485E">
        <w:rPr>
          <w:rFonts w:eastAsia="Times New Roman" w:cstheme="minorHAnsi"/>
          <w:i/>
          <w:iCs/>
          <w:sz w:val="20"/>
          <w:szCs w:val="20"/>
          <w:lang w:val="en-GB" w:eastAsia="pt-PT"/>
        </w:rPr>
        <w:t>Metaphors We Live By</w:t>
      </w:r>
      <w:r w:rsidRPr="0055485E">
        <w:rPr>
          <w:rFonts w:eastAsia="Times New Roman" w:cstheme="minorHAnsi"/>
          <w:sz w:val="20"/>
          <w:szCs w:val="20"/>
          <w:lang w:val="en-GB" w:eastAsia="pt-PT"/>
        </w:rPr>
        <w:t>. University of Chicago Press.</w:t>
      </w:r>
    </w:p>
    <w:p w14:paraId="40A4DFBD" w14:textId="77777777" w:rsidR="0055485E" w:rsidRPr="0055485E" w:rsidRDefault="0055485E" w:rsidP="0055485E">
      <w:pPr>
        <w:pStyle w:val="my-2"/>
        <w:spacing w:before="0" w:beforeAutospacing="0" w:after="0" w:afterAutospacing="0"/>
        <w:ind w:left="284" w:hanging="284"/>
        <w:jc w:val="both"/>
        <w:rPr>
          <w:rFonts w:asciiTheme="minorHAnsi" w:hAnsiTheme="minorHAnsi" w:cstheme="minorHAnsi"/>
          <w:color w:val="000000"/>
          <w:sz w:val="20"/>
          <w:szCs w:val="20"/>
          <w:lang w:val="en-GB"/>
        </w:rPr>
      </w:pPr>
      <w:r w:rsidRPr="0055485E">
        <w:rPr>
          <w:rFonts w:asciiTheme="minorHAnsi" w:hAnsiTheme="minorHAnsi" w:cstheme="minorHAnsi"/>
          <w:color w:val="000000"/>
          <w:sz w:val="20"/>
          <w:szCs w:val="20"/>
          <w:lang w:val="en-GB"/>
        </w:rPr>
        <w:t>Larsson, O. L. (2017). A theoretical framework for analyzing institutionalized domination in network governance arrangements.</w:t>
      </w:r>
      <w:r w:rsidRPr="0055485E">
        <w:rPr>
          <w:rStyle w:val="apple-converted-space"/>
          <w:rFonts w:asciiTheme="minorHAnsi" w:hAnsiTheme="minorHAnsi" w:cstheme="minorHAnsi"/>
          <w:color w:val="000000"/>
          <w:sz w:val="20"/>
          <w:szCs w:val="20"/>
          <w:lang w:val="en-GB"/>
        </w:rPr>
        <w:t> </w:t>
      </w:r>
      <w:r w:rsidRPr="0055485E">
        <w:rPr>
          <w:rStyle w:val="Emphasis"/>
          <w:rFonts w:asciiTheme="minorHAnsi" w:hAnsiTheme="minorHAnsi" w:cstheme="minorHAnsi"/>
          <w:color w:val="000000"/>
          <w:sz w:val="20"/>
          <w:szCs w:val="20"/>
          <w:lang w:val="en-GB"/>
        </w:rPr>
        <w:t>Critical Policy Studies</w:t>
      </w:r>
      <w:r w:rsidRPr="0055485E">
        <w:rPr>
          <w:rFonts w:asciiTheme="minorHAnsi" w:hAnsiTheme="minorHAnsi" w:cstheme="minorHAnsi"/>
          <w:color w:val="000000"/>
          <w:sz w:val="20"/>
          <w:szCs w:val="20"/>
          <w:lang w:val="en-GB"/>
        </w:rPr>
        <w:t>, 11(3), 437–458. https://doi.org/10.1080/19460171.2017.1393440</w:t>
      </w:r>
    </w:p>
    <w:p w14:paraId="303D778A" w14:textId="77777777" w:rsidR="00510525" w:rsidRDefault="00510525" w:rsidP="0055485E">
      <w:pPr>
        <w:pStyle w:val="my-2"/>
        <w:spacing w:before="0" w:beforeAutospacing="0" w:after="0" w:afterAutospacing="0"/>
        <w:ind w:left="284" w:hanging="284"/>
        <w:jc w:val="both"/>
        <w:rPr>
          <w:ins w:id="98" w:author="Sérgio Pedro" w:date="2026-07-10T09:59:00Z"/>
          <w:rFonts w:asciiTheme="minorHAnsi" w:eastAsiaTheme="minorHAnsi" w:hAnsiTheme="minorHAnsi" w:cstheme="minorHAnsi"/>
          <w:sz w:val="20"/>
          <w:szCs w:val="20"/>
          <w:lang w:val="en-GB" w:eastAsia="en-US"/>
        </w:rPr>
      </w:pPr>
      <w:ins w:id="99" w:author="Sérgio Pedro" w:date="2026-07-10T09:59:00Z">
        <w:r>
          <w:rPr>
            <w:rFonts w:asciiTheme="minorHAnsi" w:eastAsiaTheme="minorHAnsi" w:hAnsiTheme="minorHAnsi" w:cstheme="minorHAnsi"/>
            <w:sz w:val="20"/>
            <w:szCs w:val="20"/>
            <w:lang w:val="en-GB" w:eastAsia="en-US"/>
          </w:rPr>
          <w:t>Lascoumes P. e P. Le Galès (2004). L’action publique saisie par ses instruments, in Id. (a cura di), Gouverner par les instruments, Paris, Sciences Po, pp. 12-38.</w:t>
        </w:r>
      </w:ins>
    </w:p>
    <w:p w14:paraId="10283DAA" w14:textId="43FBDC41" w:rsidR="0055485E" w:rsidRPr="0055485E" w:rsidDel="00510525" w:rsidRDefault="0055485E" w:rsidP="0055485E">
      <w:pPr>
        <w:spacing w:after="0" w:line="240" w:lineRule="auto"/>
        <w:ind w:left="284" w:hanging="284"/>
        <w:jc w:val="both"/>
        <w:rPr>
          <w:del w:id="100" w:author="Sérgio Pedro" w:date="2026-07-10T09:59:00Z"/>
          <w:rFonts w:cstheme="minorHAnsi"/>
          <w:sz w:val="20"/>
          <w:szCs w:val="20"/>
          <w:lang w:val="en-GB"/>
        </w:rPr>
      </w:pPr>
      <w:del w:id="101" w:author="Sérgio Pedro" w:date="2026-07-10T09:59:00Z">
        <w:r w:rsidRPr="0055485E" w:rsidDel="00510525">
          <w:rPr>
            <w:rFonts w:cstheme="minorHAnsi"/>
            <w:sz w:val="20"/>
            <w:szCs w:val="20"/>
            <w:lang w:val="en-GB"/>
          </w:rPr>
          <w:delText>Lascoumes P. e P. Le Galès (2004), L’action publique saisie par ses instruments, in Id. (a cura di), Gouverner par les instruments, Paris, Sciences Po, pp. 12-38.</w:delText>
        </w:r>
      </w:del>
    </w:p>
    <w:p w14:paraId="72D25ABA" w14:textId="77777777" w:rsidR="0055485E" w:rsidRPr="0055485E" w:rsidRDefault="0055485E" w:rsidP="0055485E">
      <w:pPr>
        <w:pStyle w:val="my-2"/>
        <w:spacing w:before="0" w:beforeAutospacing="0" w:after="0" w:afterAutospacing="0"/>
        <w:ind w:left="284" w:hanging="284"/>
        <w:jc w:val="both"/>
        <w:rPr>
          <w:rFonts w:asciiTheme="minorHAnsi" w:hAnsiTheme="minorHAnsi" w:cstheme="minorHAnsi"/>
          <w:color w:val="000000"/>
          <w:sz w:val="20"/>
          <w:szCs w:val="20"/>
          <w:lang w:val="en-GB"/>
        </w:rPr>
      </w:pPr>
      <w:r w:rsidRPr="0055485E">
        <w:rPr>
          <w:rFonts w:asciiTheme="minorHAnsi" w:hAnsiTheme="minorHAnsi" w:cstheme="minorHAnsi"/>
          <w:color w:val="000000"/>
          <w:sz w:val="20"/>
          <w:szCs w:val="20"/>
          <w:lang w:val="en-GB"/>
        </w:rPr>
        <w:t>Latour, B. (2005).</w:t>
      </w:r>
      <w:r w:rsidRPr="0055485E">
        <w:rPr>
          <w:rStyle w:val="apple-converted-space"/>
          <w:rFonts w:asciiTheme="minorHAnsi" w:hAnsiTheme="minorHAnsi" w:cstheme="minorHAnsi"/>
          <w:color w:val="000000"/>
          <w:sz w:val="20"/>
          <w:szCs w:val="20"/>
          <w:lang w:val="en-GB"/>
        </w:rPr>
        <w:t> </w:t>
      </w:r>
      <w:r w:rsidRPr="0055485E">
        <w:rPr>
          <w:rStyle w:val="Emphasis"/>
          <w:rFonts w:asciiTheme="minorHAnsi" w:hAnsiTheme="minorHAnsi" w:cstheme="minorHAnsi"/>
          <w:color w:val="000000"/>
          <w:sz w:val="20"/>
          <w:szCs w:val="20"/>
          <w:lang w:val="en-GB"/>
        </w:rPr>
        <w:t>Reassembling the social: An introduction to actor-network-theory</w:t>
      </w:r>
      <w:r w:rsidRPr="0055485E">
        <w:rPr>
          <w:rFonts w:asciiTheme="minorHAnsi" w:hAnsiTheme="minorHAnsi" w:cstheme="minorHAnsi"/>
          <w:color w:val="000000"/>
          <w:sz w:val="20"/>
          <w:szCs w:val="20"/>
          <w:lang w:val="en-GB"/>
        </w:rPr>
        <w:t>. Oxford University Press.</w:t>
      </w:r>
    </w:p>
    <w:p w14:paraId="0AEF85B6" w14:textId="77777777" w:rsidR="0055485E" w:rsidRPr="0055485E" w:rsidRDefault="0055485E" w:rsidP="0055485E">
      <w:pPr>
        <w:spacing w:after="0" w:line="240" w:lineRule="auto"/>
        <w:ind w:left="284" w:hanging="284"/>
        <w:jc w:val="both"/>
        <w:rPr>
          <w:rFonts w:eastAsia="Times New Roman" w:cstheme="minorHAnsi"/>
          <w:sz w:val="20"/>
          <w:szCs w:val="20"/>
          <w:lang w:val="en-GB" w:eastAsia="pt-PT"/>
        </w:rPr>
      </w:pPr>
      <w:r w:rsidRPr="0055485E">
        <w:rPr>
          <w:rFonts w:eastAsia="Times New Roman" w:cstheme="minorHAnsi"/>
          <w:sz w:val="20"/>
          <w:szCs w:val="20"/>
          <w:lang w:val="en-GB" w:eastAsia="pt-PT"/>
        </w:rPr>
        <w:t xml:space="preserve">Lave, J., &amp; Wenger, E. (1991). </w:t>
      </w:r>
      <w:r w:rsidRPr="0055485E">
        <w:rPr>
          <w:rFonts w:eastAsia="Times New Roman" w:cstheme="minorHAnsi"/>
          <w:i/>
          <w:iCs/>
          <w:sz w:val="20"/>
          <w:szCs w:val="20"/>
          <w:lang w:val="en-GB" w:eastAsia="pt-PT"/>
        </w:rPr>
        <w:t>Situated Learning: Legitimate Peripheral Participation</w:t>
      </w:r>
      <w:r w:rsidRPr="0055485E">
        <w:rPr>
          <w:rFonts w:eastAsia="Times New Roman" w:cstheme="minorHAnsi"/>
          <w:sz w:val="20"/>
          <w:szCs w:val="20"/>
          <w:lang w:val="en-GB" w:eastAsia="pt-PT"/>
        </w:rPr>
        <w:t>. Cambridge University Press.</w:t>
      </w:r>
    </w:p>
    <w:p w14:paraId="21E95F93" w14:textId="77777777" w:rsidR="0055485E" w:rsidRPr="0055485E" w:rsidRDefault="0055485E" w:rsidP="0055485E">
      <w:pPr>
        <w:spacing w:after="0" w:line="240" w:lineRule="auto"/>
        <w:ind w:left="284" w:hanging="284"/>
        <w:jc w:val="both"/>
        <w:rPr>
          <w:rFonts w:cstheme="minorHAnsi"/>
          <w:sz w:val="20"/>
          <w:szCs w:val="20"/>
          <w:lang w:val="en-GB"/>
        </w:rPr>
      </w:pPr>
      <w:r w:rsidRPr="0055485E">
        <w:rPr>
          <w:rFonts w:cstheme="minorHAnsi"/>
          <w:sz w:val="20"/>
          <w:szCs w:val="20"/>
          <w:lang w:val="en-GB"/>
        </w:rPr>
        <w:t>Lecours, A., &amp; Moreno, L. (2016). City diplomacy and local governance in a global world. Palgrave Macmillan.</w:t>
      </w:r>
    </w:p>
    <w:p w14:paraId="110456AF" w14:textId="77777777" w:rsidR="0055485E" w:rsidRPr="0055485E" w:rsidRDefault="0055485E" w:rsidP="0055485E">
      <w:pPr>
        <w:spacing w:after="0" w:line="240" w:lineRule="auto"/>
        <w:ind w:left="284" w:hanging="284"/>
        <w:jc w:val="both"/>
        <w:rPr>
          <w:rFonts w:cstheme="minorHAnsi"/>
          <w:sz w:val="20"/>
          <w:szCs w:val="20"/>
          <w:lang w:val="en-GB"/>
        </w:rPr>
      </w:pPr>
      <w:r w:rsidRPr="0055485E">
        <w:rPr>
          <w:rFonts w:cstheme="minorHAnsi"/>
          <w:color w:val="222222"/>
          <w:sz w:val="20"/>
          <w:szCs w:val="20"/>
          <w:shd w:val="clear" w:color="auto" w:fill="FFFFFF"/>
          <w:lang w:val="en-GB"/>
        </w:rPr>
        <w:t>Lee, H. C. B., Ba, S., Li, X., &amp; Stallaert, J. (2018). Salience bias in crowdsourcing contests. </w:t>
      </w:r>
      <w:r w:rsidRPr="0055485E">
        <w:rPr>
          <w:rFonts w:cstheme="minorHAnsi"/>
          <w:i/>
          <w:iCs/>
          <w:color w:val="222222"/>
          <w:sz w:val="20"/>
          <w:szCs w:val="20"/>
          <w:shd w:val="clear" w:color="auto" w:fill="FFFFFF"/>
          <w:lang w:val="en-GB"/>
        </w:rPr>
        <w:t>Information Systems Research</w:t>
      </w:r>
      <w:r w:rsidRPr="0055485E">
        <w:rPr>
          <w:rFonts w:cstheme="minorHAnsi"/>
          <w:color w:val="222222"/>
          <w:sz w:val="20"/>
          <w:szCs w:val="20"/>
          <w:shd w:val="clear" w:color="auto" w:fill="FFFFFF"/>
          <w:lang w:val="en-GB"/>
        </w:rPr>
        <w:t>, </w:t>
      </w:r>
      <w:r w:rsidRPr="0055485E">
        <w:rPr>
          <w:rFonts w:cstheme="minorHAnsi"/>
          <w:i/>
          <w:iCs/>
          <w:color w:val="222222"/>
          <w:sz w:val="20"/>
          <w:szCs w:val="20"/>
          <w:shd w:val="clear" w:color="auto" w:fill="FFFFFF"/>
          <w:lang w:val="en-GB"/>
        </w:rPr>
        <w:t>29</w:t>
      </w:r>
      <w:r w:rsidRPr="0055485E">
        <w:rPr>
          <w:rFonts w:cstheme="minorHAnsi"/>
          <w:color w:val="222222"/>
          <w:sz w:val="20"/>
          <w:szCs w:val="20"/>
          <w:shd w:val="clear" w:color="auto" w:fill="FFFFFF"/>
          <w:lang w:val="en-GB"/>
        </w:rPr>
        <w:t>(2), 401-418.</w:t>
      </w:r>
    </w:p>
    <w:p w14:paraId="6E7E279A" w14:textId="77777777" w:rsidR="0055485E" w:rsidRPr="0055485E" w:rsidRDefault="0055485E" w:rsidP="0055485E">
      <w:pPr>
        <w:autoSpaceDE w:val="0"/>
        <w:autoSpaceDN w:val="0"/>
        <w:adjustRightInd w:val="0"/>
        <w:spacing w:after="0" w:line="240" w:lineRule="auto"/>
        <w:ind w:left="284" w:hanging="284"/>
        <w:jc w:val="both"/>
        <w:rPr>
          <w:rFonts w:cstheme="minorHAnsi"/>
          <w:color w:val="222222"/>
          <w:sz w:val="20"/>
          <w:szCs w:val="20"/>
          <w:shd w:val="clear" w:color="auto" w:fill="FFFFFF"/>
          <w:lang w:val="en-GB"/>
        </w:rPr>
      </w:pPr>
      <w:r w:rsidRPr="0055485E">
        <w:rPr>
          <w:rFonts w:cstheme="minorHAnsi"/>
          <w:color w:val="222222"/>
          <w:sz w:val="20"/>
          <w:szCs w:val="20"/>
          <w:shd w:val="clear" w:color="auto" w:fill="FFFFFF"/>
          <w:lang w:val="en-GB"/>
        </w:rPr>
        <w:t>Legard, S., &amp; Goldfrank, B. (2021). The systemic turn and participatory budgeting: The case of Rio Grande do Sul. </w:t>
      </w:r>
      <w:r w:rsidRPr="0055485E">
        <w:rPr>
          <w:rFonts w:cstheme="minorHAnsi"/>
          <w:i/>
          <w:iCs/>
          <w:color w:val="222222"/>
          <w:sz w:val="20"/>
          <w:szCs w:val="20"/>
          <w:shd w:val="clear" w:color="auto" w:fill="FFFFFF"/>
          <w:lang w:val="en-GB"/>
        </w:rPr>
        <w:t>Journal of Latin American Studies</w:t>
      </w:r>
      <w:r w:rsidRPr="0055485E">
        <w:rPr>
          <w:rFonts w:cstheme="minorHAnsi"/>
          <w:color w:val="222222"/>
          <w:sz w:val="20"/>
          <w:szCs w:val="20"/>
          <w:shd w:val="clear" w:color="auto" w:fill="FFFFFF"/>
          <w:lang w:val="en-GB"/>
        </w:rPr>
        <w:t>, </w:t>
      </w:r>
      <w:r w:rsidRPr="0055485E">
        <w:rPr>
          <w:rFonts w:cstheme="minorHAnsi"/>
          <w:i/>
          <w:iCs/>
          <w:color w:val="222222"/>
          <w:sz w:val="20"/>
          <w:szCs w:val="20"/>
          <w:shd w:val="clear" w:color="auto" w:fill="FFFFFF"/>
          <w:lang w:val="en-GB"/>
        </w:rPr>
        <w:t>53</w:t>
      </w:r>
      <w:r w:rsidRPr="0055485E">
        <w:rPr>
          <w:rFonts w:cstheme="minorHAnsi"/>
          <w:color w:val="222222"/>
          <w:sz w:val="20"/>
          <w:szCs w:val="20"/>
          <w:shd w:val="clear" w:color="auto" w:fill="FFFFFF"/>
          <w:lang w:val="en-GB"/>
        </w:rPr>
        <w:t>(1), 161-187.</w:t>
      </w:r>
    </w:p>
    <w:p w14:paraId="78C22957" w14:textId="77777777" w:rsidR="0055485E" w:rsidRPr="0055485E" w:rsidRDefault="0055485E" w:rsidP="0055485E">
      <w:pPr>
        <w:spacing w:after="0" w:line="240" w:lineRule="auto"/>
        <w:ind w:left="284" w:hanging="284"/>
        <w:jc w:val="both"/>
        <w:rPr>
          <w:rFonts w:cstheme="minorHAnsi"/>
          <w:sz w:val="20"/>
          <w:szCs w:val="20"/>
          <w:lang w:val="en-GB"/>
        </w:rPr>
      </w:pPr>
      <w:r w:rsidRPr="0055485E">
        <w:rPr>
          <w:rFonts w:cstheme="minorHAnsi"/>
          <w:sz w:val="20"/>
          <w:szCs w:val="20"/>
          <w:lang w:val="en-GB"/>
        </w:rPr>
        <w:t>Leitner H. (2015). “Working with Patterns: An Introduction.” In Bollier, D., and Helfrich, S. (Eds.). Patterns of Commoning. Levellers Press.</w:t>
      </w:r>
    </w:p>
    <w:p w14:paraId="4BB8EC1C" w14:textId="77777777" w:rsidR="0055485E" w:rsidRPr="0055485E" w:rsidRDefault="0055485E" w:rsidP="0055485E">
      <w:pPr>
        <w:spacing w:after="0" w:line="240" w:lineRule="auto"/>
        <w:ind w:left="284" w:hanging="284"/>
        <w:jc w:val="both"/>
        <w:rPr>
          <w:rStyle w:val="HTMLCite"/>
          <w:rFonts w:cstheme="minorHAnsi"/>
          <w:i w:val="0"/>
          <w:color w:val="333333"/>
          <w:sz w:val="20"/>
          <w:szCs w:val="20"/>
          <w:bdr w:val="none" w:sz="0" w:space="0" w:color="auto" w:frame="1"/>
          <w:lang w:val="en-GB"/>
        </w:rPr>
      </w:pPr>
      <w:r w:rsidRPr="0055485E">
        <w:rPr>
          <w:rStyle w:val="HTMLCite"/>
          <w:rFonts w:cstheme="minorHAnsi"/>
          <w:i w:val="0"/>
          <w:color w:val="333333"/>
          <w:sz w:val="20"/>
          <w:szCs w:val="20"/>
          <w:bdr w:val="none" w:sz="0" w:space="0" w:color="auto" w:frame="1"/>
          <w:lang w:val="en-GB"/>
        </w:rPr>
        <w:t xml:space="preserve">Leitner, H. (2007). Mustertheorie – Einführung und Perspektiven auf den Spuren von Christopher Alexander, Graz, Austria: Nausner &amp; Nausner Verlag. </w:t>
      </w:r>
    </w:p>
    <w:p w14:paraId="1046D19B" w14:textId="77777777" w:rsidR="0055485E" w:rsidRPr="0055485E" w:rsidRDefault="0055485E" w:rsidP="0055485E">
      <w:pPr>
        <w:tabs>
          <w:tab w:val="left" w:pos="1300"/>
        </w:tabs>
        <w:spacing w:after="0" w:line="240" w:lineRule="auto"/>
        <w:ind w:left="284" w:hanging="284"/>
        <w:jc w:val="both"/>
        <w:rPr>
          <w:rStyle w:val="pagelast"/>
          <w:rFonts w:cstheme="minorHAnsi"/>
          <w:color w:val="1C1D1E"/>
          <w:sz w:val="20"/>
          <w:szCs w:val="20"/>
          <w:shd w:val="clear" w:color="auto" w:fill="FFFFFF"/>
          <w:lang w:val="en-GB"/>
        </w:rPr>
      </w:pPr>
      <w:r w:rsidRPr="0055485E">
        <w:rPr>
          <w:rStyle w:val="author"/>
          <w:rFonts w:cstheme="minorHAnsi"/>
          <w:color w:val="1C1D1E"/>
          <w:sz w:val="20"/>
          <w:szCs w:val="20"/>
          <w:shd w:val="clear" w:color="auto" w:fill="FFFFFF"/>
          <w:lang w:val="en-GB"/>
        </w:rPr>
        <w:t>Ley, D.</w:t>
      </w:r>
      <w:r w:rsidRPr="0055485E">
        <w:rPr>
          <w:rFonts w:cstheme="minorHAnsi"/>
          <w:color w:val="1C1D1E"/>
          <w:sz w:val="20"/>
          <w:szCs w:val="20"/>
          <w:shd w:val="clear" w:color="auto" w:fill="FFFFFF"/>
          <w:lang w:val="en-GB"/>
        </w:rPr>
        <w:t> (</w:t>
      </w:r>
      <w:r w:rsidRPr="0055485E">
        <w:rPr>
          <w:rStyle w:val="pubyear"/>
          <w:rFonts w:cstheme="minorHAnsi"/>
          <w:color w:val="1C1D1E"/>
          <w:sz w:val="20"/>
          <w:szCs w:val="20"/>
          <w:shd w:val="clear" w:color="auto" w:fill="FFFFFF"/>
          <w:lang w:val="en-GB"/>
        </w:rPr>
        <w:t>2004</w:t>
      </w:r>
      <w:r w:rsidRPr="0055485E">
        <w:rPr>
          <w:rFonts w:cstheme="minorHAnsi"/>
          <w:color w:val="1C1D1E"/>
          <w:sz w:val="20"/>
          <w:szCs w:val="20"/>
          <w:shd w:val="clear" w:color="auto" w:fill="FFFFFF"/>
          <w:lang w:val="en-GB"/>
        </w:rPr>
        <w:t>) ‘</w:t>
      </w:r>
      <w:r w:rsidRPr="0055485E">
        <w:rPr>
          <w:rStyle w:val="articletitle"/>
          <w:rFonts w:cstheme="minorHAnsi"/>
          <w:color w:val="1C1D1E"/>
          <w:sz w:val="20"/>
          <w:szCs w:val="20"/>
          <w:shd w:val="clear" w:color="auto" w:fill="FFFFFF"/>
          <w:lang w:val="en-GB"/>
        </w:rPr>
        <w:t>Transnational spaces and everyday lives</w:t>
      </w:r>
      <w:r w:rsidRPr="0055485E">
        <w:rPr>
          <w:rFonts w:cstheme="minorHAnsi"/>
          <w:color w:val="1C1D1E"/>
          <w:sz w:val="20"/>
          <w:szCs w:val="20"/>
          <w:shd w:val="clear" w:color="auto" w:fill="FFFFFF"/>
          <w:lang w:val="en-GB"/>
        </w:rPr>
        <w:t>’, </w:t>
      </w:r>
      <w:r w:rsidRPr="0055485E">
        <w:rPr>
          <w:rFonts w:cstheme="minorHAnsi"/>
          <w:i/>
          <w:iCs/>
          <w:color w:val="1C1D1E"/>
          <w:sz w:val="20"/>
          <w:szCs w:val="20"/>
          <w:shd w:val="clear" w:color="auto" w:fill="FFFFFF"/>
          <w:lang w:val="en-GB"/>
        </w:rPr>
        <w:t>Transactions of the Institute of British Geographers</w:t>
      </w:r>
      <w:r w:rsidRPr="0055485E">
        <w:rPr>
          <w:rFonts w:cstheme="minorHAnsi"/>
          <w:color w:val="1C1D1E"/>
          <w:sz w:val="20"/>
          <w:szCs w:val="20"/>
          <w:shd w:val="clear" w:color="auto" w:fill="FFFFFF"/>
          <w:lang w:val="en-GB"/>
        </w:rPr>
        <w:t>, </w:t>
      </w:r>
      <w:r w:rsidRPr="0055485E">
        <w:rPr>
          <w:rStyle w:val="vol"/>
          <w:rFonts w:cstheme="minorHAnsi"/>
          <w:b/>
          <w:bCs/>
          <w:color w:val="1C1D1E"/>
          <w:sz w:val="20"/>
          <w:szCs w:val="20"/>
          <w:shd w:val="clear" w:color="auto" w:fill="FFFFFF"/>
          <w:lang w:val="en-GB"/>
        </w:rPr>
        <w:t>29</w:t>
      </w:r>
      <w:r w:rsidRPr="0055485E">
        <w:rPr>
          <w:rFonts w:cstheme="minorHAnsi"/>
          <w:color w:val="1C1D1E"/>
          <w:sz w:val="20"/>
          <w:szCs w:val="20"/>
          <w:shd w:val="clear" w:color="auto" w:fill="FFFFFF"/>
          <w:lang w:val="en-GB"/>
        </w:rPr>
        <w:t>, </w:t>
      </w:r>
      <w:r w:rsidRPr="0055485E">
        <w:rPr>
          <w:rStyle w:val="pagefirst"/>
          <w:rFonts w:cstheme="minorHAnsi"/>
          <w:color w:val="1C1D1E"/>
          <w:sz w:val="20"/>
          <w:szCs w:val="20"/>
          <w:shd w:val="clear" w:color="auto" w:fill="FFFFFF"/>
          <w:lang w:val="en-GB"/>
        </w:rPr>
        <w:t>151</w:t>
      </w:r>
      <w:r w:rsidRPr="0055485E">
        <w:rPr>
          <w:rFonts w:cstheme="minorHAnsi"/>
          <w:color w:val="1C1D1E"/>
          <w:sz w:val="20"/>
          <w:szCs w:val="20"/>
          <w:shd w:val="clear" w:color="auto" w:fill="FFFFFF"/>
          <w:lang w:val="en-GB"/>
        </w:rPr>
        <w:t>–</w:t>
      </w:r>
      <w:r w:rsidRPr="0055485E">
        <w:rPr>
          <w:rStyle w:val="pagelast"/>
          <w:rFonts w:cstheme="minorHAnsi"/>
          <w:color w:val="1C1D1E"/>
          <w:sz w:val="20"/>
          <w:szCs w:val="20"/>
          <w:shd w:val="clear" w:color="auto" w:fill="FFFFFF"/>
          <w:lang w:val="en-GB"/>
        </w:rPr>
        <w:t>64</w:t>
      </w:r>
    </w:p>
    <w:p w14:paraId="07E3DC36" w14:textId="77777777" w:rsidR="0055485E" w:rsidRPr="0055485E" w:rsidRDefault="0055485E" w:rsidP="0055485E">
      <w:pPr>
        <w:spacing w:after="0" w:line="240" w:lineRule="auto"/>
        <w:ind w:left="284" w:hanging="284"/>
        <w:jc w:val="both"/>
        <w:rPr>
          <w:rFonts w:eastAsia="Times New Roman" w:cstheme="minorHAnsi"/>
          <w:sz w:val="20"/>
          <w:szCs w:val="20"/>
          <w:lang w:val="en-GB" w:eastAsia="pt-PT"/>
        </w:rPr>
      </w:pPr>
      <w:r w:rsidRPr="0055485E">
        <w:rPr>
          <w:rFonts w:eastAsia="Times New Roman" w:cstheme="minorHAnsi"/>
          <w:sz w:val="20"/>
          <w:szCs w:val="20"/>
          <w:lang w:val="en-GB" w:eastAsia="pt-PT"/>
        </w:rPr>
        <w:t xml:space="preserve">lgan, Y., Guriev, S., Papaioannou, E., &amp; Passari, E. (2017). The European trust crisis and the rise of populism. </w:t>
      </w:r>
      <w:r w:rsidRPr="0055485E">
        <w:rPr>
          <w:rFonts w:eastAsia="Times New Roman" w:cstheme="minorHAnsi"/>
          <w:i/>
          <w:iCs/>
          <w:sz w:val="20"/>
          <w:szCs w:val="20"/>
          <w:lang w:val="en-GB" w:eastAsia="pt-PT"/>
        </w:rPr>
        <w:t>Brookings Papers on Economic Activity</w:t>
      </w:r>
      <w:r w:rsidRPr="0055485E">
        <w:rPr>
          <w:rFonts w:eastAsia="Times New Roman" w:cstheme="minorHAnsi"/>
          <w:sz w:val="20"/>
          <w:szCs w:val="20"/>
          <w:lang w:val="en-GB" w:eastAsia="pt-PT"/>
        </w:rPr>
        <w:t xml:space="preserve">, 2017(2), 309–400. </w:t>
      </w:r>
    </w:p>
    <w:p w14:paraId="4B83C03C" w14:textId="77777777" w:rsidR="0055485E" w:rsidRPr="0055485E" w:rsidRDefault="0055485E" w:rsidP="0055485E">
      <w:pPr>
        <w:pStyle w:val="my-2"/>
        <w:spacing w:before="0" w:beforeAutospacing="0" w:after="0" w:afterAutospacing="0"/>
        <w:ind w:left="284" w:hanging="284"/>
        <w:jc w:val="both"/>
        <w:rPr>
          <w:rFonts w:asciiTheme="minorHAnsi" w:hAnsiTheme="minorHAnsi" w:cstheme="minorHAnsi"/>
          <w:color w:val="000000"/>
          <w:sz w:val="20"/>
          <w:szCs w:val="20"/>
          <w:lang w:val="en-GB"/>
        </w:rPr>
      </w:pPr>
      <w:r w:rsidRPr="0055485E">
        <w:rPr>
          <w:rFonts w:asciiTheme="minorHAnsi" w:hAnsiTheme="minorHAnsi" w:cstheme="minorHAnsi"/>
          <w:color w:val="000000"/>
          <w:sz w:val="20"/>
          <w:szCs w:val="20"/>
          <w:lang w:val="en-GB"/>
        </w:rPr>
        <w:t>Lin, N. (2001).</w:t>
      </w:r>
      <w:r w:rsidRPr="0055485E">
        <w:rPr>
          <w:rStyle w:val="apple-converted-space"/>
          <w:rFonts w:asciiTheme="minorHAnsi" w:hAnsiTheme="minorHAnsi" w:cstheme="minorHAnsi"/>
          <w:color w:val="000000"/>
          <w:sz w:val="20"/>
          <w:szCs w:val="20"/>
          <w:lang w:val="en-GB"/>
        </w:rPr>
        <w:t> </w:t>
      </w:r>
      <w:r w:rsidRPr="0055485E">
        <w:rPr>
          <w:rStyle w:val="Emphasis"/>
          <w:rFonts w:asciiTheme="minorHAnsi" w:hAnsiTheme="minorHAnsi" w:cstheme="minorHAnsi"/>
          <w:color w:val="000000"/>
          <w:sz w:val="20"/>
          <w:szCs w:val="20"/>
          <w:lang w:val="en-GB"/>
        </w:rPr>
        <w:t>Social capital: A theory of social structure and action</w:t>
      </w:r>
      <w:r w:rsidRPr="0055485E">
        <w:rPr>
          <w:rFonts w:asciiTheme="minorHAnsi" w:hAnsiTheme="minorHAnsi" w:cstheme="minorHAnsi"/>
          <w:color w:val="000000"/>
          <w:sz w:val="20"/>
          <w:szCs w:val="20"/>
          <w:lang w:val="en-GB"/>
        </w:rPr>
        <w:t>. Cambridge University Press.</w:t>
      </w:r>
    </w:p>
    <w:p w14:paraId="2D0A88CF" w14:textId="77777777" w:rsidR="00510525" w:rsidRDefault="00510525" w:rsidP="0055485E">
      <w:pPr>
        <w:spacing w:after="0" w:line="240" w:lineRule="auto"/>
        <w:ind w:left="284" w:hanging="284"/>
        <w:jc w:val="both"/>
        <w:rPr>
          <w:ins w:id="102" w:author="Sérgio Pedro" w:date="2026-07-10T09:59:00Z"/>
          <w:rFonts w:cstheme="minorHAnsi"/>
          <w:sz w:val="20"/>
          <w:szCs w:val="20"/>
          <w:lang w:val="en-GB"/>
        </w:rPr>
      </w:pPr>
      <w:ins w:id="103" w:author="Sérgio Pedro" w:date="2026-07-10T09:59:00Z">
        <w:r>
          <w:rPr>
            <w:rFonts w:cstheme="minorHAnsi"/>
            <w:sz w:val="20"/>
            <w:szCs w:val="20"/>
            <w:lang w:val="en-GB"/>
          </w:rPr>
          <w:t>Lindblom, C. E. (1977). Politics and Markets, New York, Basic Books.</w:t>
        </w:r>
      </w:ins>
    </w:p>
    <w:p w14:paraId="4FE66DE4" w14:textId="77777777" w:rsidR="00510525" w:rsidRDefault="00510525" w:rsidP="0055485E">
      <w:pPr>
        <w:pStyle w:val="my-2"/>
        <w:spacing w:before="0" w:beforeAutospacing="0" w:after="0" w:afterAutospacing="0"/>
        <w:ind w:left="284" w:hanging="284"/>
        <w:jc w:val="both"/>
        <w:rPr>
          <w:ins w:id="104" w:author="Sérgio Pedro" w:date="2026-07-10T09:59:00Z"/>
          <w:rFonts w:asciiTheme="minorHAnsi" w:eastAsiaTheme="minorHAnsi" w:hAnsiTheme="minorHAnsi" w:cstheme="minorHAnsi"/>
          <w:sz w:val="20"/>
          <w:szCs w:val="20"/>
          <w:lang w:val="en-GB" w:eastAsia="en-US"/>
        </w:rPr>
      </w:pPr>
      <w:ins w:id="105" w:author="Sérgio Pedro" w:date="2026-07-10T09:59:00Z">
        <w:r>
          <w:rPr>
            <w:rFonts w:asciiTheme="minorHAnsi" w:eastAsiaTheme="minorHAnsi" w:hAnsiTheme="minorHAnsi" w:cstheme="minorHAnsi"/>
            <w:sz w:val="20"/>
            <w:szCs w:val="20"/>
            <w:lang w:val="en-GB" w:eastAsia="en-US"/>
          </w:rPr>
          <w:t>Lindblom, C. E. (1990). Inquiry and Change, New Haven, Yale University Press.</w:t>
        </w:r>
      </w:ins>
    </w:p>
    <w:p w14:paraId="1872959E" w14:textId="7D1CAB59" w:rsidR="0055485E" w:rsidRPr="0055485E" w:rsidDel="00510525" w:rsidRDefault="0055485E" w:rsidP="0055485E">
      <w:pPr>
        <w:spacing w:after="0" w:line="240" w:lineRule="auto"/>
        <w:ind w:left="284" w:hanging="284"/>
        <w:jc w:val="both"/>
        <w:rPr>
          <w:del w:id="106" w:author="Sérgio Pedro" w:date="2026-07-10T09:59:00Z"/>
          <w:rFonts w:cstheme="minorHAnsi"/>
          <w:sz w:val="20"/>
          <w:szCs w:val="20"/>
          <w:lang w:val="en-GB"/>
        </w:rPr>
      </w:pPr>
      <w:del w:id="107" w:author="Sérgio Pedro" w:date="2026-07-10T09:59:00Z">
        <w:r w:rsidRPr="0055485E" w:rsidDel="00510525">
          <w:rPr>
            <w:rFonts w:cstheme="minorHAnsi"/>
            <w:sz w:val="20"/>
            <w:szCs w:val="20"/>
            <w:lang w:val="en-GB"/>
          </w:rPr>
          <w:delText>Lindblom, C. E. (1977), Politics and Markets, New York, Basic Books.</w:delText>
        </w:r>
      </w:del>
    </w:p>
    <w:p w14:paraId="7EE27D60" w14:textId="144A2FE9" w:rsidR="0055485E" w:rsidRPr="0055485E" w:rsidDel="00510525" w:rsidRDefault="0055485E" w:rsidP="0055485E">
      <w:pPr>
        <w:spacing w:after="0" w:line="240" w:lineRule="auto"/>
        <w:ind w:left="284" w:hanging="284"/>
        <w:jc w:val="both"/>
        <w:rPr>
          <w:del w:id="108" w:author="Sérgio Pedro" w:date="2026-07-10T09:59:00Z"/>
          <w:rFonts w:cstheme="minorHAnsi"/>
          <w:sz w:val="20"/>
          <w:szCs w:val="20"/>
          <w:lang w:val="en-GB"/>
        </w:rPr>
      </w:pPr>
      <w:del w:id="109" w:author="Sérgio Pedro" w:date="2026-07-10T09:59:00Z">
        <w:r w:rsidRPr="0055485E" w:rsidDel="00510525">
          <w:rPr>
            <w:rFonts w:cstheme="minorHAnsi"/>
            <w:sz w:val="20"/>
            <w:szCs w:val="20"/>
            <w:lang w:val="en-GB"/>
          </w:rPr>
          <w:delText>Lindblom, C. E. (1990), Inquiry and Change, New Haven, Yale University Press.</w:delText>
        </w:r>
      </w:del>
    </w:p>
    <w:p w14:paraId="51F0C7CE" w14:textId="77777777" w:rsidR="0055485E" w:rsidRPr="0055485E" w:rsidRDefault="0055485E" w:rsidP="0055485E">
      <w:pPr>
        <w:pStyle w:val="my-2"/>
        <w:spacing w:before="0" w:beforeAutospacing="0" w:after="0" w:afterAutospacing="0"/>
        <w:ind w:left="284" w:hanging="284"/>
        <w:jc w:val="both"/>
        <w:rPr>
          <w:rFonts w:asciiTheme="minorHAnsi" w:hAnsiTheme="minorHAnsi" w:cstheme="minorHAnsi"/>
          <w:sz w:val="20"/>
          <w:szCs w:val="20"/>
          <w:lang w:val="en-GB"/>
        </w:rPr>
      </w:pPr>
      <w:r w:rsidRPr="0055485E">
        <w:rPr>
          <w:rFonts w:asciiTheme="minorHAnsi" w:hAnsiTheme="minorHAnsi" w:cstheme="minorHAnsi"/>
          <w:sz w:val="20"/>
          <w:szCs w:val="20"/>
          <w:lang w:val="en-GB"/>
        </w:rPr>
        <w:t xml:space="preserve">Lindstrom, N. (2011). The EU Services Directive and the politics of liberalization. In </w:t>
      </w:r>
      <w:r w:rsidRPr="0055485E">
        <w:rPr>
          <w:rStyle w:val="Emphasis"/>
          <w:rFonts w:asciiTheme="minorHAnsi" w:hAnsiTheme="minorHAnsi" w:cstheme="minorHAnsi"/>
          <w:sz w:val="20"/>
          <w:szCs w:val="20"/>
          <w:lang w:val="en-GB"/>
        </w:rPr>
        <w:t>TTIP and service liberalization: Bolkestein returns?</w:t>
      </w:r>
      <w:r w:rsidRPr="0055485E">
        <w:rPr>
          <w:rFonts w:asciiTheme="minorHAnsi" w:hAnsiTheme="minorHAnsi" w:cstheme="minorHAnsi"/>
          <w:sz w:val="20"/>
          <w:szCs w:val="20"/>
          <w:lang w:val="en-GB"/>
        </w:rPr>
        <w:t xml:space="preserve"> Working paper </w:t>
      </w:r>
    </w:p>
    <w:p w14:paraId="1D2E1476" w14:textId="77777777" w:rsidR="0055485E" w:rsidRPr="0055485E" w:rsidRDefault="0055485E" w:rsidP="0055485E">
      <w:pPr>
        <w:spacing w:after="0" w:line="240" w:lineRule="auto"/>
        <w:ind w:left="284" w:hanging="284"/>
        <w:jc w:val="both"/>
        <w:rPr>
          <w:rFonts w:cstheme="minorHAnsi"/>
          <w:sz w:val="20"/>
          <w:szCs w:val="20"/>
          <w:lang w:val="en-GB"/>
        </w:rPr>
      </w:pPr>
      <w:r w:rsidRPr="0055485E">
        <w:rPr>
          <w:rFonts w:cstheme="minorHAnsi"/>
          <w:sz w:val="20"/>
          <w:szCs w:val="20"/>
          <w:lang w:val="en-GB"/>
        </w:rPr>
        <w:t>Linebaugh, P. (2008). The Magna Carta manifesto: Liberties and commons for all. University of California Press.</w:t>
      </w:r>
    </w:p>
    <w:p w14:paraId="0BD3B88E" w14:textId="77777777" w:rsidR="0055485E" w:rsidRPr="0055485E" w:rsidRDefault="0055485E" w:rsidP="0055485E">
      <w:pPr>
        <w:spacing w:after="0" w:line="240" w:lineRule="auto"/>
        <w:ind w:left="284" w:hanging="284"/>
        <w:jc w:val="both"/>
        <w:rPr>
          <w:rFonts w:cstheme="minorHAnsi"/>
          <w:sz w:val="20"/>
          <w:szCs w:val="20"/>
          <w:lang w:val="en-GB"/>
        </w:rPr>
      </w:pPr>
      <w:r w:rsidRPr="0055485E">
        <w:rPr>
          <w:rFonts w:cstheme="minorHAnsi"/>
          <w:sz w:val="20"/>
          <w:szCs w:val="20"/>
          <w:lang w:val="en-GB"/>
        </w:rPr>
        <w:t xml:space="preserve">Linebaugh, P. (2014). </w:t>
      </w:r>
      <w:r w:rsidRPr="0055485E">
        <w:rPr>
          <w:rStyle w:val="Emphasis"/>
          <w:rFonts w:cstheme="minorHAnsi"/>
          <w:sz w:val="20"/>
          <w:szCs w:val="20"/>
          <w:lang w:val="en-GB"/>
        </w:rPr>
        <w:t>Stop, thief! The commons, enclosures, and resistance</w:t>
      </w:r>
      <w:r w:rsidRPr="0055485E">
        <w:rPr>
          <w:rFonts w:cstheme="minorHAnsi"/>
          <w:sz w:val="20"/>
          <w:szCs w:val="20"/>
          <w:lang w:val="en-GB"/>
        </w:rPr>
        <w:t>. PM Press.</w:t>
      </w:r>
    </w:p>
    <w:p w14:paraId="545BD037" w14:textId="77777777" w:rsidR="0055485E" w:rsidRPr="0055485E" w:rsidRDefault="0055485E" w:rsidP="0055485E">
      <w:pPr>
        <w:spacing w:after="0" w:line="240" w:lineRule="auto"/>
        <w:ind w:left="284" w:hanging="284"/>
        <w:jc w:val="both"/>
        <w:rPr>
          <w:rFonts w:eastAsia="Times New Roman" w:cstheme="minorHAnsi"/>
          <w:sz w:val="20"/>
          <w:szCs w:val="20"/>
          <w:lang w:val="en-GB" w:eastAsia="pt-PT"/>
        </w:rPr>
      </w:pPr>
      <w:r w:rsidRPr="0055485E">
        <w:rPr>
          <w:rFonts w:eastAsia="Times New Roman" w:cstheme="minorHAnsi"/>
          <w:sz w:val="20"/>
          <w:szCs w:val="20"/>
          <w:lang w:val="en-GB" w:eastAsia="pt-PT"/>
        </w:rPr>
        <w:t xml:space="preserve">Lisi, M., Freire, A., &amp; Tsatsanis, E. (Eds.). (2020). </w:t>
      </w:r>
      <w:r w:rsidRPr="0055485E">
        <w:rPr>
          <w:rFonts w:eastAsia="Times New Roman" w:cstheme="minorHAnsi"/>
          <w:i/>
          <w:iCs/>
          <w:sz w:val="20"/>
          <w:szCs w:val="20"/>
          <w:lang w:val="en-GB" w:eastAsia="pt-PT"/>
        </w:rPr>
        <w:t>Political representation and citizenship in Portugal: From crisis to renewal?</w:t>
      </w:r>
      <w:r w:rsidRPr="0055485E">
        <w:rPr>
          <w:rFonts w:eastAsia="Times New Roman" w:cstheme="minorHAnsi"/>
          <w:sz w:val="20"/>
          <w:szCs w:val="20"/>
          <w:lang w:val="en-GB" w:eastAsia="pt-PT"/>
        </w:rPr>
        <w:t xml:space="preserve"> Lexington Books </w:t>
      </w:r>
    </w:p>
    <w:p w14:paraId="419AE31C" w14:textId="77777777" w:rsidR="00510525" w:rsidRDefault="00510525" w:rsidP="0055485E">
      <w:pPr>
        <w:spacing w:after="0" w:line="240" w:lineRule="auto"/>
        <w:ind w:left="284" w:hanging="284"/>
        <w:jc w:val="both"/>
        <w:rPr>
          <w:ins w:id="110" w:author="Sérgio Pedro" w:date="2026-07-10T09:59:00Z"/>
          <w:rFonts w:cstheme="minorHAnsi"/>
          <w:sz w:val="20"/>
          <w:szCs w:val="20"/>
          <w:lang w:val="en-GB"/>
        </w:rPr>
      </w:pPr>
      <w:ins w:id="111" w:author="Sérgio Pedro" w:date="2026-07-10T09:59:00Z">
        <w:r>
          <w:rPr>
            <w:rFonts w:cstheme="minorHAnsi"/>
            <w:sz w:val="20"/>
            <w:szCs w:val="20"/>
            <w:lang w:val="en-GB"/>
          </w:rPr>
          <w:t>Lowi, T. J. (1992). The State in Political Science: How We Become What We Study, «American Political Science Review», 86 (1), pp. 1-7.</w:t>
        </w:r>
      </w:ins>
    </w:p>
    <w:p w14:paraId="614FA366" w14:textId="5B4A047C" w:rsidR="0055485E" w:rsidRPr="0055485E" w:rsidDel="00510525" w:rsidRDefault="0055485E" w:rsidP="0055485E">
      <w:pPr>
        <w:spacing w:after="0" w:line="240" w:lineRule="auto"/>
        <w:ind w:left="284" w:hanging="284"/>
        <w:jc w:val="both"/>
        <w:rPr>
          <w:del w:id="112" w:author="Sérgio Pedro" w:date="2026-07-10T09:59:00Z"/>
          <w:rFonts w:cstheme="minorHAnsi"/>
          <w:sz w:val="20"/>
          <w:szCs w:val="20"/>
          <w:lang w:val="en-GB"/>
        </w:rPr>
      </w:pPr>
      <w:del w:id="113" w:author="Sérgio Pedro" w:date="2026-07-10T09:59:00Z">
        <w:r w:rsidRPr="0055485E" w:rsidDel="00510525">
          <w:rPr>
            <w:rFonts w:cstheme="minorHAnsi"/>
            <w:sz w:val="20"/>
            <w:szCs w:val="20"/>
            <w:lang w:val="en-GB"/>
          </w:rPr>
          <w:delText>Lowi, T. J. (1992), The State in Political Science: How We Become What We Study, «American Political Science Review», 86 (1), pp. 1-7.</w:delText>
        </w:r>
      </w:del>
    </w:p>
    <w:p w14:paraId="473C5C97"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r w:rsidRPr="0055485E">
        <w:rPr>
          <w:rFonts w:cstheme="minorHAnsi"/>
          <w:color w:val="222222"/>
          <w:sz w:val="20"/>
          <w:szCs w:val="20"/>
          <w:shd w:val="clear" w:color="auto" w:fill="FFFFFF"/>
          <w:lang w:val="en-GB"/>
        </w:rPr>
        <w:t>Lubbers, M. J., Verdery, A. M., &amp; Molina, J. L. (2020). Social networks and transnational social fields: A review of quantitative and mixed-methods approaches. </w:t>
      </w:r>
      <w:r w:rsidRPr="0055485E">
        <w:rPr>
          <w:rFonts w:cstheme="minorHAnsi"/>
          <w:i/>
          <w:iCs/>
          <w:color w:val="222222"/>
          <w:sz w:val="20"/>
          <w:szCs w:val="20"/>
          <w:shd w:val="clear" w:color="auto" w:fill="FFFFFF"/>
          <w:lang w:val="en-GB"/>
        </w:rPr>
        <w:t>International Migration Review</w:t>
      </w:r>
      <w:r w:rsidRPr="0055485E">
        <w:rPr>
          <w:rFonts w:cstheme="minorHAnsi"/>
          <w:color w:val="222222"/>
          <w:sz w:val="20"/>
          <w:szCs w:val="20"/>
          <w:shd w:val="clear" w:color="auto" w:fill="FFFFFF"/>
          <w:lang w:val="en-GB"/>
        </w:rPr>
        <w:t>, </w:t>
      </w:r>
      <w:r w:rsidRPr="0055485E">
        <w:rPr>
          <w:rFonts w:cstheme="minorHAnsi"/>
          <w:i/>
          <w:iCs/>
          <w:color w:val="222222"/>
          <w:sz w:val="20"/>
          <w:szCs w:val="20"/>
          <w:shd w:val="clear" w:color="auto" w:fill="FFFFFF"/>
          <w:lang w:val="en-GB"/>
        </w:rPr>
        <w:t>54</w:t>
      </w:r>
      <w:r w:rsidRPr="0055485E">
        <w:rPr>
          <w:rFonts w:cstheme="minorHAnsi"/>
          <w:color w:val="222222"/>
          <w:sz w:val="20"/>
          <w:szCs w:val="20"/>
          <w:shd w:val="clear" w:color="auto" w:fill="FFFFFF"/>
          <w:lang w:val="en-GB"/>
        </w:rPr>
        <w:t>(1), 177-204.</w:t>
      </w:r>
    </w:p>
    <w:p w14:paraId="71B8F334"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r w:rsidRPr="0055485E">
        <w:rPr>
          <w:rFonts w:cstheme="minorHAnsi"/>
          <w:color w:val="222222"/>
          <w:sz w:val="20"/>
          <w:szCs w:val="20"/>
          <w:shd w:val="clear" w:color="auto" w:fill="FFFFFF"/>
          <w:lang w:val="en-GB"/>
        </w:rPr>
        <w:t>Maeckelbergh, M. (2014). Social movements and global governance. In </w:t>
      </w:r>
      <w:r w:rsidRPr="0055485E">
        <w:rPr>
          <w:rFonts w:cstheme="minorHAnsi"/>
          <w:i/>
          <w:iCs/>
          <w:color w:val="222222"/>
          <w:sz w:val="20"/>
          <w:szCs w:val="20"/>
          <w:shd w:val="clear" w:color="auto" w:fill="FFFFFF"/>
          <w:lang w:val="en-GB"/>
        </w:rPr>
        <w:t>The Routledge companion to alternative organization</w:t>
      </w:r>
      <w:r w:rsidRPr="0055485E">
        <w:rPr>
          <w:rFonts w:cstheme="minorHAnsi"/>
          <w:color w:val="222222"/>
          <w:sz w:val="20"/>
          <w:szCs w:val="20"/>
          <w:shd w:val="clear" w:color="auto" w:fill="FFFFFF"/>
          <w:lang w:val="en-GB"/>
        </w:rPr>
        <w:t> (pp. 345-358). Routledge.</w:t>
      </w:r>
    </w:p>
    <w:p w14:paraId="5F5716BD" w14:textId="77777777" w:rsidR="0055485E" w:rsidRPr="0055485E" w:rsidRDefault="0055485E" w:rsidP="0055485E">
      <w:pPr>
        <w:spacing w:after="0" w:line="240" w:lineRule="auto"/>
        <w:ind w:left="284" w:hanging="284"/>
        <w:jc w:val="both"/>
        <w:rPr>
          <w:rFonts w:eastAsia="Times New Roman" w:cstheme="minorHAnsi"/>
          <w:color w:val="0000FF"/>
          <w:sz w:val="20"/>
          <w:szCs w:val="20"/>
          <w:u w:val="single"/>
          <w:lang w:val="en-GB" w:eastAsia="pt-PT"/>
        </w:rPr>
      </w:pPr>
      <w:r w:rsidRPr="0055485E">
        <w:rPr>
          <w:rFonts w:eastAsia="Times New Roman" w:cstheme="minorHAnsi"/>
          <w:sz w:val="20"/>
          <w:szCs w:val="20"/>
          <w:lang w:val="en-GB" w:eastAsia="pt-PT"/>
        </w:rPr>
        <w:t xml:space="preserve">Mair, P. (2013). </w:t>
      </w:r>
      <w:r w:rsidRPr="0055485E">
        <w:rPr>
          <w:rFonts w:eastAsia="Times New Roman" w:cstheme="minorHAnsi"/>
          <w:i/>
          <w:iCs/>
          <w:sz w:val="20"/>
          <w:szCs w:val="20"/>
          <w:lang w:val="en-GB" w:eastAsia="pt-PT"/>
        </w:rPr>
        <w:t>Ruling the void: The hollowing of Western democracy</w:t>
      </w:r>
      <w:r w:rsidRPr="0055485E">
        <w:rPr>
          <w:rFonts w:eastAsia="Times New Roman" w:cstheme="minorHAnsi"/>
          <w:sz w:val="20"/>
          <w:szCs w:val="20"/>
          <w:lang w:val="en-GB" w:eastAsia="pt-PT"/>
        </w:rPr>
        <w:t>. Verso.</w:t>
      </w:r>
      <w:r w:rsidRPr="0055485E">
        <w:rPr>
          <w:rFonts w:eastAsia="Times New Roman" w:cstheme="minorHAnsi"/>
          <w:color w:val="0000FF"/>
          <w:sz w:val="20"/>
          <w:szCs w:val="20"/>
          <w:u w:val="single"/>
          <w:lang w:val="en-GB" w:eastAsia="pt-PT"/>
        </w:rPr>
        <w:t xml:space="preserve"> </w:t>
      </w:r>
    </w:p>
    <w:p w14:paraId="2B102C73" w14:textId="77777777" w:rsidR="0055485E" w:rsidRPr="0055485E" w:rsidRDefault="0055485E" w:rsidP="0055485E">
      <w:pPr>
        <w:autoSpaceDE w:val="0"/>
        <w:autoSpaceDN w:val="0"/>
        <w:adjustRightInd w:val="0"/>
        <w:spacing w:after="0" w:line="240" w:lineRule="auto"/>
        <w:ind w:left="284" w:hanging="284"/>
        <w:jc w:val="both"/>
        <w:rPr>
          <w:rFonts w:cstheme="minorHAnsi"/>
          <w:color w:val="222222"/>
          <w:sz w:val="20"/>
          <w:szCs w:val="20"/>
          <w:shd w:val="clear" w:color="auto" w:fill="FFFFFF"/>
          <w:lang w:val="en-GB"/>
        </w:rPr>
      </w:pPr>
      <w:r w:rsidRPr="0055485E">
        <w:rPr>
          <w:rFonts w:cstheme="minorHAnsi"/>
          <w:color w:val="222222"/>
          <w:sz w:val="20"/>
          <w:szCs w:val="20"/>
          <w:shd w:val="clear" w:color="auto" w:fill="FFFFFF"/>
          <w:lang w:val="en-GB"/>
        </w:rPr>
        <w:t>Mansbridge, J., Bohman, J., Chambers, S., Christiano, T., Fung, A., Parkinson, J., ... &amp; Warren, M. E. (2012). A systemic approach to deliberative democracy. </w:t>
      </w:r>
      <w:r w:rsidRPr="0055485E">
        <w:rPr>
          <w:rFonts w:cstheme="minorHAnsi"/>
          <w:i/>
          <w:iCs/>
          <w:color w:val="222222"/>
          <w:sz w:val="20"/>
          <w:szCs w:val="20"/>
          <w:shd w:val="clear" w:color="auto" w:fill="FFFFFF"/>
          <w:lang w:val="en-GB"/>
        </w:rPr>
        <w:t>Deliberative systems: Deliberative democracy at the large scale</w:t>
      </w:r>
      <w:r w:rsidRPr="0055485E">
        <w:rPr>
          <w:rFonts w:cstheme="minorHAnsi"/>
          <w:color w:val="222222"/>
          <w:sz w:val="20"/>
          <w:szCs w:val="20"/>
          <w:shd w:val="clear" w:color="auto" w:fill="FFFFFF"/>
          <w:lang w:val="en-GB"/>
        </w:rPr>
        <w:t>, 1-26.</w:t>
      </w:r>
    </w:p>
    <w:p w14:paraId="2AD36521" w14:textId="77777777" w:rsidR="00510525" w:rsidRDefault="00510525" w:rsidP="0055485E">
      <w:pPr>
        <w:spacing w:after="0" w:line="240" w:lineRule="auto"/>
        <w:ind w:left="284" w:hanging="284"/>
        <w:jc w:val="both"/>
        <w:rPr>
          <w:ins w:id="114" w:author="Sérgio Pedro" w:date="2026-07-10T09:59:00Z"/>
          <w:rFonts w:cstheme="minorHAnsi"/>
          <w:sz w:val="20"/>
          <w:szCs w:val="20"/>
          <w:lang w:val="en-GB"/>
        </w:rPr>
      </w:pPr>
      <w:ins w:id="115" w:author="Sérgio Pedro" w:date="2026-07-10T09:59:00Z">
        <w:r>
          <w:rPr>
            <w:rFonts w:cstheme="minorHAnsi"/>
            <w:sz w:val="20"/>
            <w:szCs w:val="20"/>
            <w:lang w:val="en-GB"/>
          </w:rPr>
          <w:t>Marcou, G. (2006). Progress Report on Local Democracy in Stability Pact Contries Since the Zagreb Conference, 2th South-Eastern Europe Regional Ministerial Conference on«Effective Democratic Governance at Local and Regional Level», Skopje, 8-9 November</w:t>
        </w:r>
      </w:ins>
    </w:p>
    <w:p w14:paraId="2685FED0" w14:textId="4E72F2A4" w:rsidR="0055485E" w:rsidRPr="0055485E" w:rsidDel="00510525" w:rsidRDefault="0055485E" w:rsidP="0055485E">
      <w:pPr>
        <w:spacing w:after="0" w:line="240" w:lineRule="auto"/>
        <w:ind w:left="284" w:hanging="284"/>
        <w:jc w:val="both"/>
        <w:rPr>
          <w:del w:id="116" w:author="Sérgio Pedro" w:date="2026-07-10T09:59:00Z"/>
          <w:rFonts w:cstheme="minorHAnsi"/>
          <w:sz w:val="20"/>
          <w:szCs w:val="20"/>
          <w:lang w:val="en-GB"/>
        </w:rPr>
      </w:pPr>
      <w:del w:id="117" w:author="Sérgio Pedro" w:date="2026-07-10T09:59:00Z">
        <w:r w:rsidRPr="0055485E" w:rsidDel="00510525">
          <w:rPr>
            <w:rFonts w:cstheme="minorHAnsi"/>
            <w:sz w:val="20"/>
            <w:szCs w:val="20"/>
            <w:lang w:val="en-GB"/>
          </w:rPr>
          <w:delText>Marcou, G. (2006), Progress Report on Local Democracy in Stability Pact Contries Since the Zagreb Conference, 2th South-Eastern Europe Regional Ministerial Conference on«Effective Democratic Governance at Local and Regional Level», Skopje, 8-9 November</w:delText>
        </w:r>
      </w:del>
    </w:p>
    <w:p w14:paraId="7D8D2C87" w14:textId="77777777" w:rsidR="0055485E" w:rsidRPr="0055485E" w:rsidRDefault="0055485E" w:rsidP="0055485E">
      <w:pPr>
        <w:spacing w:after="0" w:line="240" w:lineRule="auto"/>
        <w:ind w:left="284" w:hanging="284"/>
        <w:jc w:val="both"/>
        <w:rPr>
          <w:rFonts w:eastAsia="Times New Roman" w:cstheme="minorHAnsi"/>
          <w:sz w:val="20"/>
          <w:szCs w:val="20"/>
          <w:lang w:val="en-GB" w:eastAsia="pt-PT"/>
        </w:rPr>
      </w:pPr>
      <w:r w:rsidRPr="0055485E">
        <w:rPr>
          <w:rFonts w:cstheme="minorHAnsi"/>
          <w:color w:val="222222"/>
          <w:sz w:val="20"/>
          <w:szCs w:val="20"/>
          <w:shd w:val="clear" w:color="auto" w:fill="FFFFFF"/>
          <w:lang w:val="en-GB"/>
        </w:rPr>
        <w:t>Marineau, R. F. (2007). The birth and development of sociometry: The work and legacy of Jacob Moreno (1889–1974). </w:t>
      </w:r>
      <w:r w:rsidRPr="0055485E">
        <w:rPr>
          <w:rFonts w:cstheme="minorHAnsi"/>
          <w:i/>
          <w:iCs/>
          <w:color w:val="222222"/>
          <w:sz w:val="20"/>
          <w:szCs w:val="20"/>
          <w:shd w:val="clear" w:color="auto" w:fill="FFFFFF"/>
          <w:lang w:val="en-GB"/>
        </w:rPr>
        <w:t>Social psychology quarterly</w:t>
      </w:r>
      <w:r w:rsidRPr="0055485E">
        <w:rPr>
          <w:rFonts w:cstheme="minorHAnsi"/>
          <w:color w:val="222222"/>
          <w:sz w:val="20"/>
          <w:szCs w:val="20"/>
          <w:shd w:val="clear" w:color="auto" w:fill="FFFFFF"/>
          <w:lang w:val="en-GB"/>
        </w:rPr>
        <w:t>, </w:t>
      </w:r>
      <w:r w:rsidRPr="0055485E">
        <w:rPr>
          <w:rFonts w:cstheme="minorHAnsi"/>
          <w:i/>
          <w:iCs/>
          <w:color w:val="222222"/>
          <w:sz w:val="20"/>
          <w:szCs w:val="20"/>
          <w:shd w:val="clear" w:color="auto" w:fill="FFFFFF"/>
          <w:lang w:val="en-GB"/>
        </w:rPr>
        <w:t>70</w:t>
      </w:r>
      <w:r w:rsidRPr="0055485E">
        <w:rPr>
          <w:rFonts w:cstheme="minorHAnsi"/>
          <w:color w:val="222222"/>
          <w:sz w:val="20"/>
          <w:szCs w:val="20"/>
          <w:shd w:val="clear" w:color="auto" w:fill="FFFFFF"/>
          <w:lang w:val="en-GB"/>
        </w:rPr>
        <w:t>(4), 322-325.</w:t>
      </w:r>
      <w:r w:rsidRPr="0055485E">
        <w:rPr>
          <w:rFonts w:eastAsia="Times New Roman" w:cstheme="minorHAnsi"/>
          <w:sz w:val="20"/>
          <w:szCs w:val="20"/>
          <w:lang w:val="en-GB" w:eastAsia="pt-PT"/>
        </w:rPr>
        <w:t xml:space="preserve"> </w:t>
      </w:r>
    </w:p>
    <w:p w14:paraId="2BF23560" w14:textId="77777777" w:rsidR="0055485E" w:rsidRPr="0055485E" w:rsidRDefault="0055485E" w:rsidP="0055485E">
      <w:pPr>
        <w:pStyle w:val="NormalWeb"/>
        <w:spacing w:before="0" w:beforeAutospacing="0" w:after="0" w:afterAutospacing="0"/>
        <w:ind w:left="284" w:hanging="284"/>
        <w:jc w:val="both"/>
        <w:rPr>
          <w:rFonts w:asciiTheme="minorHAnsi" w:hAnsiTheme="minorHAnsi" w:cstheme="minorHAnsi"/>
          <w:sz w:val="20"/>
          <w:szCs w:val="20"/>
          <w:lang w:val="en-GB"/>
        </w:rPr>
      </w:pPr>
      <w:r w:rsidRPr="0055485E">
        <w:rPr>
          <w:rFonts w:asciiTheme="minorHAnsi" w:hAnsiTheme="minorHAnsi" w:cstheme="minorHAnsi"/>
          <w:sz w:val="20"/>
          <w:szCs w:val="20"/>
          <w:lang w:val="en-GB"/>
        </w:rPr>
        <w:t xml:space="preserve">Marques, I.C.P., Franco, M.(2020) “Cooperation networks in the area of health: systematic literature review”. Scientometrics 122, 1727–1750 </w:t>
      </w:r>
    </w:p>
    <w:p w14:paraId="05F660F2" w14:textId="77777777" w:rsidR="0055485E" w:rsidRPr="0055485E" w:rsidRDefault="0055485E" w:rsidP="0055485E">
      <w:pPr>
        <w:autoSpaceDE w:val="0"/>
        <w:autoSpaceDN w:val="0"/>
        <w:adjustRightInd w:val="0"/>
        <w:spacing w:after="0" w:line="240" w:lineRule="auto"/>
        <w:ind w:left="284" w:hanging="284"/>
        <w:jc w:val="both"/>
        <w:rPr>
          <w:rFonts w:cstheme="minorHAnsi"/>
          <w:color w:val="000000"/>
          <w:sz w:val="20"/>
          <w:szCs w:val="20"/>
          <w:shd w:val="clear" w:color="auto" w:fill="FFFFFF"/>
          <w:lang w:val="en-GB"/>
        </w:rPr>
      </w:pPr>
      <w:r w:rsidRPr="0055485E">
        <w:rPr>
          <w:rFonts w:cstheme="minorHAnsi"/>
          <w:color w:val="222222"/>
          <w:sz w:val="20"/>
          <w:szCs w:val="20"/>
          <w:shd w:val="clear" w:color="auto" w:fill="FFFFFF"/>
          <w:lang w:val="en-GB"/>
        </w:rPr>
        <w:t xml:space="preserve">Marx, V. (2009). </w:t>
      </w:r>
      <w:r w:rsidRPr="0055485E">
        <w:rPr>
          <w:rFonts w:cstheme="minorHAnsi"/>
          <w:i/>
          <w:color w:val="222222"/>
          <w:sz w:val="20"/>
          <w:szCs w:val="20"/>
          <w:shd w:val="clear" w:color="auto" w:fill="FFFFFF"/>
          <w:lang w:val="en-GB"/>
        </w:rPr>
        <w:t>Las Ciudades como actores políticos en las relaciones internacionales</w:t>
      </w:r>
      <w:r w:rsidRPr="0055485E">
        <w:rPr>
          <w:rFonts w:cstheme="minorHAnsi"/>
          <w:color w:val="222222"/>
          <w:sz w:val="20"/>
          <w:szCs w:val="20"/>
          <w:shd w:val="clear" w:color="auto" w:fill="FFFFFF"/>
          <w:lang w:val="en-GB"/>
        </w:rPr>
        <w:t xml:space="preserve">. PhD Thesis. </w:t>
      </w:r>
      <w:r w:rsidRPr="0055485E">
        <w:rPr>
          <w:rFonts w:cstheme="minorHAnsi"/>
          <w:color w:val="000000"/>
          <w:sz w:val="20"/>
          <w:szCs w:val="20"/>
          <w:shd w:val="clear" w:color="auto" w:fill="FFFFFF"/>
          <w:lang w:val="en-GB"/>
        </w:rPr>
        <w:t>Universitat Autònoma de Barcelona, Spain. Downloadable at: https://ddd.uab.cat/pub/tesis/2009/tdx-0401109-152638/vm1de1.pdf</w:t>
      </w:r>
    </w:p>
    <w:p w14:paraId="57F1D8D0" w14:textId="77777777" w:rsidR="0055485E" w:rsidRPr="0055485E" w:rsidRDefault="0055485E" w:rsidP="0055485E">
      <w:pPr>
        <w:tabs>
          <w:tab w:val="left" w:pos="1300"/>
        </w:tabs>
        <w:spacing w:after="0" w:line="240" w:lineRule="auto"/>
        <w:ind w:left="284" w:hanging="284"/>
        <w:jc w:val="both"/>
        <w:rPr>
          <w:rFonts w:cstheme="minorHAnsi"/>
          <w:color w:val="1C1D1E"/>
          <w:sz w:val="20"/>
          <w:szCs w:val="20"/>
          <w:shd w:val="clear" w:color="auto" w:fill="FFFFFF"/>
          <w:lang w:val="en-GB"/>
        </w:rPr>
      </w:pPr>
      <w:r w:rsidRPr="0055485E">
        <w:rPr>
          <w:rStyle w:val="author"/>
          <w:rFonts w:cstheme="minorHAnsi"/>
          <w:color w:val="1C1D1E"/>
          <w:sz w:val="20"/>
          <w:szCs w:val="20"/>
          <w:shd w:val="clear" w:color="auto" w:fill="FFFFFF"/>
          <w:lang w:val="en-GB"/>
        </w:rPr>
        <w:t>Massey, D.</w:t>
      </w:r>
      <w:r w:rsidRPr="0055485E">
        <w:rPr>
          <w:rFonts w:cstheme="minorHAnsi"/>
          <w:color w:val="1C1D1E"/>
          <w:sz w:val="20"/>
          <w:szCs w:val="20"/>
          <w:shd w:val="clear" w:color="auto" w:fill="FFFFFF"/>
          <w:lang w:val="en-GB"/>
        </w:rPr>
        <w:t> (</w:t>
      </w:r>
      <w:r w:rsidRPr="0055485E">
        <w:rPr>
          <w:rStyle w:val="pubyear"/>
          <w:rFonts w:cstheme="minorHAnsi"/>
          <w:color w:val="1C1D1E"/>
          <w:sz w:val="20"/>
          <w:szCs w:val="20"/>
          <w:shd w:val="clear" w:color="auto" w:fill="FFFFFF"/>
          <w:lang w:val="en-GB"/>
        </w:rPr>
        <w:t>2005</w:t>
      </w:r>
      <w:r w:rsidRPr="0055485E">
        <w:rPr>
          <w:rFonts w:cstheme="minorHAnsi"/>
          <w:color w:val="1C1D1E"/>
          <w:sz w:val="20"/>
          <w:szCs w:val="20"/>
          <w:shd w:val="clear" w:color="auto" w:fill="FFFFFF"/>
          <w:lang w:val="en-GB"/>
        </w:rPr>
        <w:t>) </w:t>
      </w:r>
      <w:r w:rsidRPr="0055485E">
        <w:rPr>
          <w:rStyle w:val="booktitle"/>
          <w:rFonts w:cstheme="minorHAnsi"/>
          <w:i/>
          <w:iCs/>
          <w:color w:val="1C1D1E"/>
          <w:sz w:val="20"/>
          <w:szCs w:val="20"/>
          <w:shd w:val="clear" w:color="auto" w:fill="FFFFFF"/>
          <w:lang w:val="en-GB"/>
        </w:rPr>
        <w:t>For space</w:t>
      </w:r>
      <w:r w:rsidRPr="0055485E">
        <w:rPr>
          <w:rFonts w:cstheme="minorHAnsi"/>
          <w:color w:val="1C1D1E"/>
          <w:sz w:val="20"/>
          <w:szCs w:val="20"/>
          <w:shd w:val="clear" w:color="auto" w:fill="FFFFFF"/>
          <w:lang w:val="en-GB"/>
        </w:rPr>
        <w:t>, London : Sage.</w:t>
      </w:r>
    </w:p>
    <w:p w14:paraId="06E4AE95" w14:textId="77777777" w:rsidR="00510525" w:rsidRDefault="00510525" w:rsidP="0055485E">
      <w:pPr>
        <w:spacing w:after="0" w:line="240" w:lineRule="auto"/>
        <w:ind w:left="284" w:hanging="284"/>
        <w:jc w:val="both"/>
        <w:rPr>
          <w:ins w:id="118" w:author="Sérgio Pedro" w:date="2026-07-10T09:59:00Z"/>
          <w:rFonts w:eastAsia="Times New Roman" w:cstheme="minorHAnsi"/>
          <w:sz w:val="20"/>
          <w:szCs w:val="20"/>
          <w:lang w:val="en-GB" w:eastAsia="pt-PT"/>
        </w:rPr>
      </w:pPr>
      <w:ins w:id="119" w:author="Sérgio Pedro" w:date="2026-07-10T09:59:00Z">
        <w:r>
          <w:rPr>
            <w:rFonts w:eastAsia="Times New Roman" w:cstheme="minorHAnsi"/>
            <w:sz w:val="20"/>
            <w:szCs w:val="20"/>
            <w:lang w:val="en-GB" w:eastAsia="pt-PT"/>
          </w:rPr>
          <w:t xml:space="preserve">Mastropaolo, A., (2001). Democrazia, neodemocrazia, postdemocrazia: tre paradigmi a confronto, in “Diritto pubblico comparato ed europeo”, vol. IV, pp. 1612-1635. </w:t>
        </w:r>
      </w:ins>
    </w:p>
    <w:p w14:paraId="7417868A" w14:textId="3557DDCC" w:rsidR="0055485E" w:rsidRPr="0055485E" w:rsidDel="00510525" w:rsidRDefault="0055485E" w:rsidP="0055485E">
      <w:pPr>
        <w:pStyle w:val="my-2"/>
        <w:spacing w:before="0" w:beforeAutospacing="0" w:after="0" w:afterAutospacing="0"/>
        <w:ind w:left="284" w:hanging="284"/>
        <w:jc w:val="both"/>
        <w:rPr>
          <w:del w:id="120" w:author="Sérgio Pedro" w:date="2026-07-10T09:59:00Z"/>
          <w:rFonts w:asciiTheme="minorHAnsi" w:hAnsiTheme="minorHAnsi" w:cstheme="minorHAnsi"/>
          <w:sz w:val="20"/>
          <w:szCs w:val="20"/>
          <w:lang w:val="en-GB"/>
        </w:rPr>
      </w:pPr>
      <w:del w:id="121" w:author="Sérgio Pedro" w:date="2026-07-10T09:59:00Z">
        <w:r w:rsidRPr="0055485E" w:rsidDel="00510525">
          <w:rPr>
            <w:rFonts w:asciiTheme="minorHAnsi" w:hAnsiTheme="minorHAnsi" w:cstheme="minorHAnsi"/>
            <w:sz w:val="20"/>
            <w:szCs w:val="20"/>
            <w:lang w:val="en-GB"/>
          </w:rPr>
          <w:delText xml:space="preserve">Mastropaolo, A., (2001), Democrazia, neodemocrazia, postdemocrazia: tre paradigmi a confronto, in “Diritto pubblico comparato ed europeo”, vol. IV, pp. 1612-1635. </w:delText>
        </w:r>
      </w:del>
    </w:p>
    <w:p w14:paraId="45915A50" w14:textId="77777777" w:rsidR="0055485E" w:rsidRPr="0055485E" w:rsidRDefault="0055485E" w:rsidP="0055485E">
      <w:pPr>
        <w:spacing w:after="0" w:line="240" w:lineRule="auto"/>
        <w:ind w:left="284" w:hanging="284"/>
        <w:jc w:val="both"/>
        <w:rPr>
          <w:rFonts w:cstheme="minorHAnsi"/>
          <w:sz w:val="20"/>
          <w:szCs w:val="20"/>
          <w:lang w:val="en-GB"/>
        </w:rPr>
      </w:pPr>
      <w:r w:rsidRPr="0055485E">
        <w:rPr>
          <w:rFonts w:cstheme="minorHAnsi"/>
          <w:sz w:val="20"/>
          <w:szCs w:val="20"/>
          <w:lang w:val="en-GB"/>
        </w:rPr>
        <w:t>Matthes, CY, Markowski, R. &amp; Bönker, F. (2019). Sustain able Governance Indicators 2019, Poland Report. Bertelsmann-Stiftung. http://www.sgi-network.org/2019/Downloads. Accessed 13 December 2019. McCarthy,</w:t>
      </w:r>
    </w:p>
    <w:p w14:paraId="74428467" w14:textId="77777777" w:rsidR="0055485E" w:rsidRPr="0055485E" w:rsidRDefault="0055485E" w:rsidP="0055485E">
      <w:pPr>
        <w:spacing w:after="0" w:line="240" w:lineRule="auto"/>
        <w:ind w:left="284" w:hanging="284"/>
        <w:jc w:val="both"/>
        <w:rPr>
          <w:rFonts w:cstheme="minorHAnsi"/>
          <w:color w:val="222222"/>
          <w:sz w:val="20"/>
          <w:szCs w:val="20"/>
          <w:highlight w:val="yellow"/>
          <w:shd w:val="clear" w:color="auto" w:fill="FFFFFF"/>
          <w:lang w:val="en-GB"/>
        </w:rPr>
      </w:pPr>
      <w:r w:rsidRPr="0055485E">
        <w:rPr>
          <w:rFonts w:cstheme="minorHAnsi"/>
          <w:color w:val="222222"/>
          <w:sz w:val="20"/>
          <w:szCs w:val="20"/>
          <w:shd w:val="clear" w:color="auto" w:fill="FFFFFF"/>
          <w:lang w:val="en-GB"/>
        </w:rPr>
        <w:t>Matthes, CY. (2021). Safeguarding Democracy and the Rule of Law by Civil Society Actors? The Case of Poland. In: Lorenz, A., Anders, L.H. (eds) Illiberal Trends and Anti-EU Politics in East Central Europe. Palgrave Studies in European Union Politics. Palgrave Macmillan, Cham. https://doi.org/10.1007/978-3-030-54674-8_11</w:t>
      </w:r>
    </w:p>
    <w:p w14:paraId="36DE5F5A" w14:textId="77777777" w:rsidR="0055485E" w:rsidRPr="0055485E" w:rsidRDefault="0055485E" w:rsidP="0055485E">
      <w:pPr>
        <w:spacing w:after="0" w:line="240" w:lineRule="auto"/>
        <w:ind w:left="284" w:hanging="284"/>
        <w:jc w:val="both"/>
        <w:rPr>
          <w:rFonts w:cstheme="minorHAnsi"/>
          <w:sz w:val="20"/>
          <w:szCs w:val="20"/>
          <w:lang w:val="en-GB"/>
        </w:rPr>
      </w:pPr>
      <w:r w:rsidRPr="0055485E">
        <w:rPr>
          <w:rFonts w:cstheme="minorHAnsi"/>
          <w:sz w:val="20"/>
          <w:szCs w:val="20"/>
          <w:lang w:val="en-GB"/>
        </w:rPr>
        <w:t>Mattina, L. (2004) La sfida dell’Allargamento. L’Unione Europea e la democratizzazione nell’Europa centro-orientale, Bologna, il Mulino.</w:t>
      </w:r>
    </w:p>
    <w:p w14:paraId="0BFCC3F5" w14:textId="77777777" w:rsidR="0055485E" w:rsidRPr="0055485E" w:rsidRDefault="0055485E" w:rsidP="0055485E">
      <w:pPr>
        <w:autoSpaceDE w:val="0"/>
        <w:autoSpaceDN w:val="0"/>
        <w:adjustRightInd w:val="0"/>
        <w:spacing w:after="0" w:line="240" w:lineRule="auto"/>
        <w:ind w:left="284" w:hanging="284"/>
        <w:jc w:val="both"/>
        <w:rPr>
          <w:rFonts w:cstheme="minorHAnsi"/>
          <w:color w:val="222222"/>
          <w:sz w:val="20"/>
          <w:szCs w:val="20"/>
          <w:shd w:val="clear" w:color="auto" w:fill="FFFFFF"/>
          <w:lang w:val="en-GB"/>
        </w:rPr>
      </w:pPr>
      <w:r w:rsidRPr="0055485E">
        <w:rPr>
          <w:rFonts w:cstheme="minorHAnsi"/>
          <w:color w:val="222222"/>
          <w:sz w:val="20"/>
          <w:szCs w:val="20"/>
          <w:shd w:val="clear" w:color="auto" w:fill="FFFFFF"/>
          <w:lang w:val="en-GB"/>
        </w:rPr>
        <w:t>Mazor, K. M., Clauser, B. E., Field, T., Yood, R. A., &amp; Gurwitz, J. H. (2002). A demonstration of the impact of response bias on the results of patient satisfaction surveys. </w:t>
      </w:r>
      <w:r w:rsidRPr="0055485E">
        <w:rPr>
          <w:rFonts w:cstheme="minorHAnsi"/>
          <w:i/>
          <w:iCs/>
          <w:color w:val="222222"/>
          <w:sz w:val="20"/>
          <w:szCs w:val="20"/>
          <w:shd w:val="clear" w:color="auto" w:fill="FFFFFF"/>
          <w:lang w:val="en-GB"/>
        </w:rPr>
        <w:t>Health services research</w:t>
      </w:r>
      <w:r w:rsidRPr="0055485E">
        <w:rPr>
          <w:rFonts w:cstheme="minorHAnsi"/>
          <w:color w:val="222222"/>
          <w:sz w:val="20"/>
          <w:szCs w:val="20"/>
          <w:shd w:val="clear" w:color="auto" w:fill="FFFFFF"/>
          <w:lang w:val="en-GB"/>
        </w:rPr>
        <w:t>, </w:t>
      </w:r>
      <w:r w:rsidRPr="0055485E">
        <w:rPr>
          <w:rFonts w:cstheme="minorHAnsi"/>
          <w:i/>
          <w:iCs/>
          <w:color w:val="222222"/>
          <w:sz w:val="20"/>
          <w:szCs w:val="20"/>
          <w:shd w:val="clear" w:color="auto" w:fill="FFFFFF"/>
          <w:lang w:val="en-GB"/>
        </w:rPr>
        <w:t>37</w:t>
      </w:r>
      <w:r w:rsidRPr="0055485E">
        <w:rPr>
          <w:rFonts w:cstheme="minorHAnsi"/>
          <w:color w:val="222222"/>
          <w:sz w:val="20"/>
          <w:szCs w:val="20"/>
          <w:shd w:val="clear" w:color="auto" w:fill="FFFFFF"/>
          <w:lang w:val="en-GB"/>
        </w:rPr>
        <w:t>(5), 1403-1417.</w:t>
      </w:r>
    </w:p>
    <w:p w14:paraId="7AF653AF" w14:textId="77777777" w:rsidR="0055485E" w:rsidRPr="0055485E" w:rsidRDefault="0055485E" w:rsidP="0055485E">
      <w:pPr>
        <w:spacing w:after="0" w:line="240" w:lineRule="auto"/>
        <w:ind w:left="284" w:hanging="284"/>
        <w:jc w:val="both"/>
        <w:rPr>
          <w:rFonts w:eastAsia="Times New Roman" w:cstheme="minorHAnsi"/>
          <w:sz w:val="20"/>
          <w:szCs w:val="20"/>
          <w:lang w:val="en-GB" w:eastAsia="pt-PT"/>
        </w:rPr>
      </w:pPr>
      <w:r w:rsidRPr="0055485E">
        <w:rPr>
          <w:rFonts w:eastAsia="Times New Roman" w:cstheme="minorHAnsi"/>
          <w:sz w:val="20"/>
          <w:szCs w:val="20"/>
          <w:lang w:val="en-GB" w:eastAsia="pt-PT"/>
        </w:rPr>
        <w:t xml:space="preserve">McCarty, C., Molina, J.-L., Aguilar, C., &amp; Rota, A. (2007). A comparison of social network measures. </w:t>
      </w:r>
      <w:r w:rsidRPr="0055485E">
        <w:rPr>
          <w:rFonts w:eastAsia="Times New Roman" w:cstheme="minorHAnsi"/>
          <w:i/>
          <w:iCs/>
          <w:sz w:val="20"/>
          <w:szCs w:val="20"/>
          <w:lang w:val="en-GB" w:eastAsia="pt-PT"/>
        </w:rPr>
        <w:t>The Journal of Social Structure, 8</w:t>
      </w:r>
      <w:r w:rsidRPr="0055485E">
        <w:rPr>
          <w:rFonts w:eastAsia="Times New Roman" w:cstheme="minorHAnsi"/>
          <w:sz w:val="20"/>
          <w:szCs w:val="20"/>
          <w:lang w:val="en-GB" w:eastAsia="pt-PT"/>
        </w:rPr>
        <w:t>(1).</w:t>
      </w:r>
    </w:p>
    <w:p w14:paraId="56F55DEE" w14:textId="77777777" w:rsidR="0055485E" w:rsidRPr="0055485E" w:rsidRDefault="0055485E" w:rsidP="0055485E">
      <w:pPr>
        <w:spacing w:after="0" w:line="240" w:lineRule="auto"/>
        <w:ind w:left="284" w:hanging="284"/>
        <w:jc w:val="both"/>
        <w:rPr>
          <w:rFonts w:cstheme="minorHAnsi"/>
          <w:sz w:val="20"/>
          <w:szCs w:val="20"/>
          <w:lang w:val="en-GB"/>
        </w:rPr>
      </w:pPr>
      <w:r w:rsidRPr="0055485E">
        <w:rPr>
          <w:rFonts w:cstheme="minorHAnsi"/>
          <w:sz w:val="20"/>
          <w:szCs w:val="20"/>
          <w:lang w:val="en-GB"/>
        </w:rPr>
        <w:t>McKinsey &amp; Company. (2021, May 9). Survey fatigue? Blame the leader, not the question.</w:t>
      </w:r>
    </w:p>
    <w:p w14:paraId="1E2148F5" w14:textId="77777777" w:rsidR="0055485E" w:rsidRPr="0055485E" w:rsidRDefault="0055485E" w:rsidP="0055485E">
      <w:pPr>
        <w:pStyle w:val="my-2"/>
        <w:spacing w:before="0" w:beforeAutospacing="0" w:after="0" w:afterAutospacing="0"/>
        <w:ind w:left="284" w:hanging="284"/>
        <w:jc w:val="both"/>
        <w:rPr>
          <w:rFonts w:asciiTheme="minorHAnsi" w:hAnsiTheme="minorHAnsi" w:cstheme="minorHAnsi"/>
          <w:color w:val="000000"/>
          <w:sz w:val="20"/>
          <w:szCs w:val="20"/>
          <w:lang w:val="en-GB"/>
        </w:rPr>
      </w:pPr>
      <w:r w:rsidRPr="0055485E">
        <w:rPr>
          <w:rFonts w:asciiTheme="minorHAnsi" w:hAnsiTheme="minorHAnsi" w:cstheme="minorHAnsi"/>
          <w:color w:val="000000"/>
          <w:sz w:val="20"/>
          <w:szCs w:val="20"/>
          <w:lang w:val="en-GB"/>
        </w:rPr>
        <w:t>McLevey, J., Scott, J., &amp; Carrington, P. J. (Eds.). (2024).</w:t>
      </w:r>
      <w:r w:rsidRPr="0055485E">
        <w:rPr>
          <w:rStyle w:val="apple-converted-space"/>
          <w:rFonts w:asciiTheme="minorHAnsi" w:hAnsiTheme="minorHAnsi" w:cstheme="minorHAnsi"/>
          <w:color w:val="000000"/>
          <w:sz w:val="20"/>
          <w:szCs w:val="20"/>
          <w:lang w:val="en-GB"/>
        </w:rPr>
        <w:t> </w:t>
      </w:r>
      <w:r w:rsidRPr="0055485E">
        <w:rPr>
          <w:rStyle w:val="Emphasis"/>
          <w:rFonts w:asciiTheme="minorHAnsi" w:hAnsiTheme="minorHAnsi" w:cstheme="minorHAnsi"/>
          <w:color w:val="000000"/>
          <w:sz w:val="20"/>
          <w:szCs w:val="20"/>
          <w:lang w:val="en-GB"/>
        </w:rPr>
        <w:t>The SAGE handbook of social network analysis</w:t>
      </w:r>
      <w:r w:rsidRPr="0055485E">
        <w:rPr>
          <w:rStyle w:val="apple-converted-space"/>
          <w:rFonts w:asciiTheme="minorHAnsi" w:hAnsiTheme="minorHAnsi" w:cstheme="minorHAnsi"/>
          <w:color w:val="000000"/>
          <w:sz w:val="20"/>
          <w:szCs w:val="20"/>
          <w:lang w:val="en-GB"/>
        </w:rPr>
        <w:t> </w:t>
      </w:r>
      <w:r w:rsidRPr="0055485E">
        <w:rPr>
          <w:rFonts w:asciiTheme="minorHAnsi" w:hAnsiTheme="minorHAnsi" w:cstheme="minorHAnsi"/>
          <w:color w:val="000000"/>
          <w:sz w:val="20"/>
          <w:szCs w:val="20"/>
          <w:lang w:val="en-GB"/>
        </w:rPr>
        <w:t>(2nd ed.). SAGE Publications.</w:t>
      </w:r>
    </w:p>
    <w:p w14:paraId="3ACC0BB0" w14:textId="77777777" w:rsidR="00510525" w:rsidRDefault="00510525" w:rsidP="0055485E">
      <w:pPr>
        <w:pStyle w:val="NormalWeb"/>
        <w:spacing w:before="0" w:beforeAutospacing="0" w:after="0" w:afterAutospacing="0"/>
        <w:ind w:left="284" w:hanging="284"/>
        <w:jc w:val="both"/>
        <w:rPr>
          <w:ins w:id="122" w:author="Sérgio Pedro" w:date="2026-07-10T09:59:00Z"/>
          <w:rFonts w:asciiTheme="minorHAnsi" w:eastAsiaTheme="minorHAnsi" w:hAnsiTheme="minorHAnsi" w:cstheme="minorHAnsi"/>
          <w:color w:val="222222"/>
          <w:sz w:val="20"/>
          <w:szCs w:val="20"/>
          <w:highlight w:val="yellow"/>
          <w:shd w:val="clear" w:color="auto" w:fill="FFFFFF"/>
          <w:lang w:val="en-GB" w:eastAsia="en-US"/>
        </w:rPr>
      </w:pPr>
      <w:ins w:id="123" w:author="Sérgio Pedro" w:date="2026-07-10T09:59:00Z">
        <w:r>
          <w:rPr>
            <w:rFonts w:asciiTheme="minorHAnsi" w:eastAsiaTheme="minorHAnsi" w:hAnsiTheme="minorHAnsi" w:cstheme="minorHAnsi"/>
            <w:color w:val="222222"/>
            <w:sz w:val="20"/>
            <w:szCs w:val="20"/>
            <w:highlight w:val="yellow"/>
            <w:shd w:val="clear" w:color="auto" w:fill="FFFFFF"/>
            <w:lang w:val="en-GB" w:eastAsia="en-US"/>
          </w:rPr>
          <w:t>Meloni, M. (2022). The role of participation in the new models of political party [Doctoral dissertation, Universidade de Coimbra]. Repositorio Cientifico da UC.</w:t>
        </w:r>
      </w:ins>
    </w:p>
    <w:p w14:paraId="7DF89C24" w14:textId="267D950E" w:rsidR="0055485E" w:rsidRPr="0055485E" w:rsidDel="00510525" w:rsidRDefault="0055485E" w:rsidP="0055485E">
      <w:pPr>
        <w:spacing w:after="0" w:line="240" w:lineRule="auto"/>
        <w:ind w:left="284" w:hanging="284"/>
        <w:jc w:val="both"/>
        <w:rPr>
          <w:del w:id="124" w:author="Sérgio Pedro" w:date="2026-07-10T09:59:00Z"/>
          <w:rFonts w:cstheme="minorHAnsi"/>
          <w:color w:val="222222"/>
          <w:sz w:val="20"/>
          <w:szCs w:val="20"/>
          <w:highlight w:val="yellow"/>
          <w:shd w:val="clear" w:color="auto" w:fill="FFFFFF"/>
          <w:lang w:val="en-GB"/>
        </w:rPr>
      </w:pPr>
      <w:del w:id="125" w:author="Sérgio Pedro" w:date="2026-07-10T09:59:00Z">
        <w:r w:rsidRPr="0055485E" w:rsidDel="00510525">
          <w:rPr>
            <w:rFonts w:cstheme="minorHAnsi"/>
            <w:color w:val="222222"/>
            <w:sz w:val="20"/>
            <w:szCs w:val="20"/>
            <w:highlight w:val="yellow"/>
            <w:shd w:val="clear" w:color="auto" w:fill="FFFFFF"/>
            <w:lang w:val="en-GB"/>
          </w:rPr>
          <w:delText>Meloni, M. (2022). </w:delText>
        </w:r>
        <w:r w:rsidRPr="0055485E" w:rsidDel="00510525">
          <w:rPr>
            <w:rFonts w:cstheme="minorHAnsi"/>
            <w:i/>
            <w:iCs/>
            <w:color w:val="222222"/>
            <w:sz w:val="20"/>
            <w:szCs w:val="20"/>
            <w:highlight w:val="yellow"/>
            <w:shd w:val="clear" w:color="auto" w:fill="FFFFFF"/>
            <w:lang w:val="en-GB"/>
          </w:rPr>
          <w:delText>The Role of Participation in the New Models of Political Party</w:delText>
        </w:r>
        <w:r w:rsidRPr="0055485E" w:rsidDel="00510525">
          <w:rPr>
            <w:rFonts w:cstheme="minorHAnsi"/>
            <w:color w:val="222222"/>
            <w:sz w:val="20"/>
            <w:szCs w:val="20"/>
            <w:highlight w:val="yellow"/>
            <w:shd w:val="clear" w:color="auto" w:fill="FFFFFF"/>
            <w:lang w:val="en-GB"/>
          </w:rPr>
          <w:delText> (Doctoral dissertation, Universidade de Coimbra (Portugal)).</w:delText>
        </w:r>
      </w:del>
    </w:p>
    <w:p w14:paraId="458B19AC" w14:textId="77777777" w:rsidR="0055485E" w:rsidRPr="0055485E" w:rsidRDefault="0055485E" w:rsidP="0055485E">
      <w:pPr>
        <w:pStyle w:val="NormalWeb"/>
        <w:spacing w:before="0" w:beforeAutospacing="0" w:after="0" w:afterAutospacing="0"/>
        <w:ind w:left="284" w:hanging="284"/>
        <w:jc w:val="both"/>
        <w:rPr>
          <w:rFonts w:asciiTheme="minorHAnsi" w:hAnsiTheme="minorHAnsi" w:cstheme="minorHAnsi"/>
          <w:sz w:val="20"/>
          <w:szCs w:val="20"/>
          <w:lang w:val="en-GB"/>
        </w:rPr>
      </w:pPr>
      <w:r w:rsidRPr="0055485E">
        <w:rPr>
          <w:rFonts w:asciiTheme="minorHAnsi" w:hAnsiTheme="minorHAnsi" w:cstheme="minorHAnsi"/>
          <w:sz w:val="20"/>
          <w:szCs w:val="20"/>
          <w:lang w:val="en-GB"/>
        </w:rPr>
        <w:t xml:space="preserve">Mendizabal E. (2006) Understanding Networks: The Functions of Research Policy Networks, Overseas Development Institute, London </w:t>
      </w:r>
    </w:p>
    <w:p w14:paraId="0464BA6C"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r w:rsidRPr="0055485E">
        <w:rPr>
          <w:rFonts w:cstheme="minorHAnsi"/>
          <w:color w:val="222222"/>
          <w:sz w:val="20"/>
          <w:szCs w:val="20"/>
          <w:shd w:val="clear" w:color="auto" w:fill="FFFFFF"/>
          <w:lang w:val="en-GB"/>
        </w:rPr>
        <w:t>Mendonça, R. F., Veloso, L. H. N., Magalhães, B. D., &amp; Motta, F. M. (2024). Deliberative ecologies: A relational critique of deliberative systems. </w:t>
      </w:r>
      <w:r w:rsidRPr="0055485E">
        <w:rPr>
          <w:rFonts w:cstheme="minorHAnsi"/>
          <w:i/>
          <w:iCs/>
          <w:color w:val="222222"/>
          <w:sz w:val="20"/>
          <w:szCs w:val="20"/>
          <w:shd w:val="clear" w:color="auto" w:fill="FFFFFF"/>
          <w:lang w:val="en-GB"/>
        </w:rPr>
        <w:t>European Political Science Review</w:t>
      </w:r>
      <w:r w:rsidRPr="0055485E">
        <w:rPr>
          <w:rFonts w:cstheme="minorHAnsi"/>
          <w:color w:val="222222"/>
          <w:sz w:val="20"/>
          <w:szCs w:val="20"/>
          <w:shd w:val="clear" w:color="auto" w:fill="FFFFFF"/>
          <w:lang w:val="en-GB"/>
        </w:rPr>
        <w:t>, </w:t>
      </w:r>
      <w:r w:rsidRPr="0055485E">
        <w:rPr>
          <w:rFonts w:cstheme="minorHAnsi"/>
          <w:i/>
          <w:iCs/>
          <w:color w:val="222222"/>
          <w:sz w:val="20"/>
          <w:szCs w:val="20"/>
          <w:shd w:val="clear" w:color="auto" w:fill="FFFFFF"/>
          <w:lang w:val="en-GB"/>
        </w:rPr>
        <w:t>16</w:t>
      </w:r>
      <w:r w:rsidRPr="0055485E">
        <w:rPr>
          <w:rFonts w:cstheme="minorHAnsi"/>
          <w:color w:val="222222"/>
          <w:sz w:val="20"/>
          <w:szCs w:val="20"/>
          <w:shd w:val="clear" w:color="auto" w:fill="FFFFFF"/>
          <w:lang w:val="en-GB"/>
        </w:rPr>
        <w:t>(3), 333-350.</w:t>
      </w:r>
    </w:p>
    <w:p w14:paraId="27507A08"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r w:rsidRPr="0055485E">
        <w:rPr>
          <w:rFonts w:cstheme="minorHAnsi"/>
          <w:color w:val="222222"/>
          <w:sz w:val="20"/>
          <w:szCs w:val="20"/>
          <w:shd w:val="clear" w:color="auto" w:fill="FFFFFF"/>
          <w:lang w:val="en-GB"/>
        </w:rPr>
        <w:t>Miceli, M., Dinika, A. A., Kauffman, K., Wagner, C. S., Sachenbacher, L., Hanna, A., &amp; Gebru, T. (2025, October). Methodological Considerations for Centering Workers’ Epistemic Authority in AI Research. In </w:t>
      </w:r>
      <w:r w:rsidRPr="0055485E">
        <w:rPr>
          <w:rFonts w:cstheme="minorHAnsi"/>
          <w:i/>
          <w:iCs/>
          <w:color w:val="222222"/>
          <w:sz w:val="20"/>
          <w:szCs w:val="20"/>
          <w:shd w:val="clear" w:color="auto" w:fill="FFFFFF"/>
          <w:lang w:val="en-GB"/>
        </w:rPr>
        <w:t>Proceedings of the AAAI/ACM Conference on AI, Ethics, and Society</w:t>
      </w:r>
      <w:r w:rsidRPr="0055485E">
        <w:rPr>
          <w:rFonts w:cstheme="minorHAnsi"/>
          <w:color w:val="222222"/>
          <w:sz w:val="20"/>
          <w:szCs w:val="20"/>
          <w:shd w:val="clear" w:color="auto" w:fill="FFFFFF"/>
          <w:lang w:val="en-GB"/>
        </w:rPr>
        <w:t> (Vol. 8, No. 2, pp. 1698-1710).</w:t>
      </w:r>
    </w:p>
    <w:p w14:paraId="5566529B" w14:textId="77777777" w:rsidR="0055485E" w:rsidRPr="0055485E" w:rsidRDefault="0055485E" w:rsidP="0055485E">
      <w:pPr>
        <w:pStyle w:val="my-2"/>
        <w:spacing w:before="0" w:beforeAutospacing="0" w:after="0" w:afterAutospacing="0"/>
        <w:ind w:left="284" w:hanging="284"/>
        <w:jc w:val="both"/>
        <w:rPr>
          <w:rFonts w:asciiTheme="minorHAnsi" w:hAnsiTheme="minorHAnsi" w:cstheme="minorHAnsi"/>
          <w:color w:val="000000"/>
          <w:sz w:val="20"/>
          <w:szCs w:val="20"/>
          <w:lang w:val="en-GB"/>
        </w:rPr>
      </w:pPr>
      <w:r w:rsidRPr="0055485E">
        <w:rPr>
          <w:rFonts w:asciiTheme="minorHAnsi" w:hAnsiTheme="minorHAnsi" w:cstheme="minorHAnsi"/>
          <w:color w:val="000000"/>
          <w:sz w:val="20"/>
          <w:szCs w:val="20"/>
          <w:lang w:val="en-GB"/>
        </w:rPr>
        <w:t>Michalowitz, I. (2004). Analysing structured paths of lobbying behaviour: Why discussing the involvement of ‘civil society’ does not solve the EU’s democratic deficit.</w:t>
      </w:r>
      <w:r w:rsidRPr="0055485E">
        <w:rPr>
          <w:rStyle w:val="apple-converted-space"/>
          <w:rFonts w:asciiTheme="minorHAnsi" w:hAnsiTheme="minorHAnsi" w:cstheme="minorHAnsi"/>
          <w:color w:val="000000"/>
          <w:sz w:val="20"/>
          <w:szCs w:val="20"/>
          <w:lang w:val="en-GB"/>
        </w:rPr>
        <w:t> </w:t>
      </w:r>
      <w:r w:rsidRPr="0055485E">
        <w:rPr>
          <w:rStyle w:val="Emphasis"/>
          <w:rFonts w:asciiTheme="minorHAnsi" w:hAnsiTheme="minorHAnsi" w:cstheme="minorHAnsi"/>
          <w:color w:val="000000"/>
          <w:sz w:val="20"/>
          <w:szCs w:val="20"/>
          <w:lang w:val="en-GB"/>
        </w:rPr>
        <w:t>Journal of European Integration</w:t>
      </w:r>
      <w:r w:rsidRPr="0055485E">
        <w:rPr>
          <w:rFonts w:asciiTheme="minorHAnsi" w:hAnsiTheme="minorHAnsi" w:cstheme="minorHAnsi"/>
          <w:color w:val="000000"/>
          <w:sz w:val="20"/>
          <w:szCs w:val="20"/>
          <w:lang w:val="en-GB"/>
        </w:rPr>
        <w:t>, 26(2), 145–170. https://doi.org/10.1080/0703633042000222367</w:t>
      </w:r>
    </w:p>
    <w:p w14:paraId="517BEC02" w14:textId="77777777" w:rsidR="0055485E" w:rsidRPr="0055485E" w:rsidRDefault="0055485E" w:rsidP="0055485E">
      <w:pPr>
        <w:spacing w:after="0" w:line="240" w:lineRule="auto"/>
        <w:ind w:left="284" w:hanging="284"/>
        <w:jc w:val="both"/>
        <w:rPr>
          <w:rFonts w:cstheme="minorHAnsi"/>
          <w:sz w:val="20"/>
          <w:szCs w:val="20"/>
          <w:lang w:val="en-GB"/>
        </w:rPr>
      </w:pPr>
      <w:r w:rsidRPr="0055485E">
        <w:rPr>
          <w:rFonts w:cstheme="minorHAnsi"/>
          <w:sz w:val="20"/>
          <w:szCs w:val="20"/>
          <w:lang w:val="en-GB"/>
        </w:rPr>
        <w:t xml:space="preserve">Milani, G. (2007, coord.). </w:t>
      </w:r>
      <w:r w:rsidRPr="0055485E">
        <w:rPr>
          <w:rFonts w:cstheme="minorHAnsi"/>
          <w:i/>
          <w:sz w:val="20"/>
          <w:szCs w:val="20"/>
          <w:lang w:val="en-GB"/>
        </w:rPr>
        <w:t>La partecipazione in provincia di Milano. Ricerche e indagini per una interpretazione del territorio. Strumenti di lavoro e di progettazione in materia di partecipazione</w:t>
      </w:r>
      <w:r w:rsidRPr="0055485E">
        <w:rPr>
          <w:rFonts w:cstheme="minorHAnsi"/>
          <w:sz w:val="20"/>
          <w:szCs w:val="20"/>
          <w:lang w:val="en-GB"/>
        </w:rPr>
        <w:t xml:space="preserve">. Provincia di Milano. Downladable at: </w:t>
      </w:r>
      <w:hyperlink r:id="rId17" w:history="1">
        <w:r w:rsidRPr="0055485E">
          <w:rPr>
            <w:rStyle w:val="Hyperlink"/>
            <w:rFonts w:cstheme="minorHAnsi"/>
            <w:sz w:val="20"/>
            <w:szCs w:val="20"/>
            <w:lang w:val="en-GB"/>
          </w:rPr>
          <w:t>https://boa.unimib.it/retrieve/e39773b1-31a2-35a3-e053-3a05fe0aac26/ricerca_partecipazione%5B1%5D.pdf?__cf_chl_f_tk=av4yM6EVbVbIX2uO6E6pFIOx9D.PdzUM_LfqFGR64OI-1783322803-1.0.1.1-UCoHIdNnSjIBkYBACr9z2huNxs4CFYANj.djmZxRlO8</w:t>
        </w:r>
      </w:hyperlink>
    </w:p>
    <w:p w14:paraId="1A19F18E"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r w:rsidRPr="0055485E">
        <w:rPr>
          <w:rFonts w:cstheme="minorHAnsi"/>
          <w:sz w:val="20"/>
          <w:szCs w:val="20"/>
          <w:lang w:val="en-GB"/>
        </w:rPr>
        <w:t xml:space="preserve">Mill, J. S. (1861). </w:t>
      </w:r>
      <w:r w:rsidRPr="0055485E">
        <w:rPr>
          <w:rStyle w:val="Emphasis"/>
          <w:rFonts w:cstheme="minorHAnsi"/>
          <w:sz w:val="20"/>
          <w:szCs w:val="20"/>
          <w:lang w:val="en-GB"/>
        </w:rPr>
        <w:t>Considerations on representative government</w:t>
      </w:r>
      <w:r w:rsidRPr="0055485E">
        <w:rPr>
          <w:rFonts w:cstheme="minorHAnsi"/>
          <w:sz w:val="20"/>
          <w:szCs w:val="20"/>
          <w:lang w:val="en-GB"/>
        </w:rPr>
        <w:t>. Parker, Son, and Bourn.</w:t>
      </w:r>
    </w:p>
    <w:p w14:paraId="70548C7B" w14:textId="77777777" w:rsidR="0055485E" w:rsidRPr="0055485E" w:rsidRDefault="0055485E" w:rsidP="0055485E">
      <w:pPr>
        <w:spacing w:after="0" w:line="240" w:lineRule="auto"/>
        <w:ind w:left="284" w:hanging="284"/>
        <w:jc w:val="both"/>
        <w:rPr>
          <w:rFonts w:eastAsia="Times New Roman" w:cstheme="minorHAnsi"/>
          <w:sz w:val="20"/>
          <w:szCs w:val="20"/>
          <w:lang w:val="en-GB" w:eastAsia="pt-PT"/>
        </w:rPr>
      </w:pPr>
      <w:r w:rsidRPr="0055485E">
        <w:rPr>
          <w:rFonts w:eastAsia="Times New Roman" w:cstheme="minorHAnsi"/>
          <w:sz w:val="20"/>
          <w:szCs w:val="20"/>
          <w:lang w:val="en-GB" w:eastAsia="pt-PT"/>
        </w:rPr>
        <w:t xml:space="preserve">Miller, C. A. (2001). Hybrid management: Boundary organizations, science policy, and environmental governance in the climate regime. </w:t>
      </w:r>
      <w:r w:rsidRPr="0055485E">
        <w:rPr>
          <w:rFonts w:eastAsia="Times New Roman" w:cstheme="minorHAnsi"/>
          <w:i/>
          <w:iCs/>
          <w:sz w:val="20"/>
          <w:szCs w:val="20"/>
          <w:lang w:val="en-GB" w:eastAsia="pt-PT"/>
        </w:rPr>
        <w:t>Science, Technology, &amp; Human Values, 26</w:t>
      </w:r>
      <w:r w:rsidRPr="0055485E">
        <w:rPr>
          <w:rFonts w:eastAsia="Times New Roman" w:cstheme="minorHAnsi"/>
          <w:sz w:val="20"/>
          <w:szCs w:val="20"/>
          <w:lang w:val="en-GB" w:eastAsia="pt-PT"/>
        </w:rPr>
        <w:t>(4), 478–500.</w:t>
      </w:r>
    </w:p>
    <w:p w14:paraId="769E37DA" w14:textId="77777777" w:rsidR="0055485E" w:rsidRPr="0055485E" w:rsidRDefault="0055485E" w:rsidP="0055485E">
      <w:pPr>
        <w:spacing w:after="0" w:line="240" w:lineRule="auto"/>
        <w:ind w:left="284" w:hanging="284"/>
        <w:jc w:val="both"/>
        <w:rPr>
          <w:rFonts w:eastAsia="Times New Roman" w:cstheme="minorHAnsi"/>
          <w:sz w:val="20"/>
          <w:szCs w:val="20"/>
          <w:lang w:val="en-GB" w:eastAsia="pt-PT"/>
        </w:rPr>
      </w:pPr>
      <w:r w:rsidRPr="0055485E">
        <w:rPr>
          <w:rFonts w:eastAsia="Times New Roman" w:cstheme="minorHAnsi"/>
          <w:sz w:val="20"/>
          <w:szCs w:val="20"/>
          <w:lang w:val="en-GB" w:eastAsia="pt-PT"/>
        </w:rPr>
        <w:t xml:space="preserve">Moffitt, B., &amp; Tormey, S. (2014). Rethinking populism: Politics, mediatisation and political style. </w:t>
      </w:r>
      <w:r w:rsidRPr="0055485E">
        <w:rPr>
          <w:rFonts w:eastAsia="Times New Roman" w:cstheme="minorHAnsi"/>
          <w:i/>
          <w:iCs/>
          <w:sz w:val="20"/>
          <w:szCs w:val="20"/>
          <w:lang w:val="en-GB" w:eastAsia="pt-PT"/>
        </w:rPr>
        <w:t>Political Studies, 62</w:t>
      </w:r>
      <w:r w:rsidRPr="0055485E">
        <w:rPr>
          <w:rFonts w:eastAsia="Times New Roman" w:cstheme="minorHAnsi"/>
          <w:sz w:val="20"/>
          <w:szCs w:val="20"/>
          <w:lang w:val="en-GB" w:eastAsia="pt-PT"/>
        </w:rPr>
        <w:t xml:space="preserve">(2), 381–397 </w:t>
      </w:r>
    </w:p>
    <w:p w14:paraId="72524BB8" w14:textId="77777777" w:rsidR="00510525" w:rsidRDefault="00510525" w:rsidP="0055485E">
      <w:pPr>
        <w:spacing w:after="0" w:line="240" w:lineRule="auto"/>
        <w:ind w:left="284" w:hanging="284"/>
        <w:jc w:val="both"/>
        <w:rPr>
          <w:ins w:id="126" w:author="Sérgio Pedro" w:date="2026-07-10T09:59:00Z"/>
          <w:rFonts w:eastAsia="Times New Roman" w:cstheme="minorHAnsi"/>
          <w:sz w:val="20"/>
          <w:szCs w:val="20"/>
          <w:lang w:val="en-GB" w:eastAsia="pt-PT"/>
        </w:rPr>
      </w:pPr>
      <w:ins w:id="127" w:author="Sérgio Pedro" w:date="2026-07-10T09:59:00Z">
        <w:r>
          <w:rPr>
            <w:rFonts w:eastAsia="Times New Roman" w:cstheme="minorHAnsi"/>
            <w:sz w:val="20"/>
            <w:szCs w:val="20"/>
            <w:lang w:val="en-GB" w:eastAsia="pt-PT"/>
          </w:rPr>
          <w:t xml:space="preserve">Moises Naim (2022). The Revenge of Power, St Martin’s Press. </w:t>
        </w:r>
      </w:ins>
    </w:p>
    <w:p w14:paraId="2ED19910" w14:textId="15F4FB1D" w:rsidR="0055485E" w:rsidRPr="0055485E" w:rsidDel="00510525" w:rsidRDefault="0055485E" w:rsidP="0055485E">
      <w:pPr>
        <w:pStyle w:val="NormalWeb"/>
        <w:spacing w:before="0" w:beforeAutospacing="0" w:after="0" w:afterAutospacing="0"/>
        <w:ind w:left="284" w:hanging="284"/>
        <w:jc w:val="both"/>
        <w:rPr>
          <w:del w:id="128" w:author="Sérgio Pedro" w:date="2026-07-10T09:59:00Z"/>
          <w:rFonts w:asciiTheme="minorHAnsi" w:hAnsiTheme="minorHAnsi" w:cstheme="minorHAnsi"/>
          <w:sz w:val="20"/>
          <w:szCs w:val="20"/>
          <w:lang w:val="en-GB"/>
        </w:rPr>
      </w:pPr>
      <w:del w:id="129" w:author="Sérgio Pedro" w:date="2026-07-10T09:59:00Z">
        <w:r w:rsidRPr="0055485E" w:rsidDel="00510525">
          <w:rPr>
            <w:rFonts w:asciiTheme="minorHAnsi" w:hAnsiTheme="minorHAnsi" w:cstheme="minorHAnsi"/>
            <w:sz w:val="20"/>
            <w:szCs w:val="20"/>
            <w:lang w:val="en-GB"/>
          </w:rPr>
          <w:delText xml:space="preserve">Moises Naim (2022), The Revenge of Power, St Martin’s Press. </w:delText>
        </w:r>
      </w:del>
    </w:p>
    <w:p w14:paraId="39E9BFD2" w14:textId="77777777" w:rsidR="0055485E" w:rsidRPr="0055485E" w:rsidRDefault="0055485E" w:rsidP="0055485E">
      <w:pPr>
        <w:spacing w:after="0" w:line="240" w:lineRule="auto"/>
        <w:ind w:left="284" w:hanging="284"/>
        <w:jc w:val="both"/>
        <w:rPr>
          <w:rFonts w:cstheme="minorHAnsi"/>
          <w:sz w:val="20"/>
          <w:szCs w:val="20"/>
          <w:lang w:val="en-GB"/>
        </w:rPr>
      </w:pPr>
      <w:r w:rsidRPr="0055485E">
        <w:rPr>
          <w:rFonts w:cstheme="minorHAnsi"/>
          <w:color w:val="222222"/>
          <w:sz w:val="20"/>
          <w:szCs w:val="20"/>
          <w:shd w:val="clear" w:color="auto" w:fill="FFFFFF"/>
          <w:lang w:val="en-GB"/>
        </w:rPr>
        <w:t>Mompó, A., Meloni, M., Barberà, O., Lupato, F., Sandri, G., &amp; von Nostitz, F. (2025). When do parties go digital? Examining the drivers of internal and external party digitalisation. </w:t>
      </w:r>
      <w:r w:rsidRPr="0055485E">
        <w:rPr>
          <w:rFonts w:cstheme="minorHAnsi"/>
          <w:i/>
          <w:iCs/>
          <w:color w:val="222222"/>
          <w:sz w:val="20"/>
          <w:szCs w:val="20"/>
          <w:shd w:val="clear" w:color="auto" w:fill="FFFFFF"/>
          <w:lang w:val="en-GB"/>
        </w:rPr>
        <w:t>Party Politics</w:t>
      </w:r>
      <w:r w:rsidRPr="0055485E">
        <w:rPr>
          <w:rFonts w:cstheme="minorHAnsi"/>
          <w:color w:val="222222"/>
          <w:sz w:val="20"/>
          <w:szCs w:val="20"/>
          <w:shd w:val="clear" w:color="auto" w:fill="FFFFFF"/>
          <w:lang w:val="en-GB"/>
        </w:rPr>
        <w:t>, 13540688251339977.</w:t>
      </w:r>
    </w:p>
    <w:p w14:paraId="6976B652" w14:textId="77777777" w:rsidR="00510525" w:rsidRDefault="00510525" w:rsidP="0055485E">
      <w:pPr>
        <w:spacing w:after="0" w:line="240" w:lineRule="auto"/>
        <w:ind w:left="284" w:hanging="284"/>
        <w:jc w:val="both"/>
        <w:rPr>
          <w:ins w:id="130" w:author="Sérgio Pedro" w:date="2026-07-10T09:59:00Z"/>
          <w:rFonts w:cstheme="minorHAnsi"/>
          <w:color w:val="222222"/>
          <w:sz w:val="20"/>
          <w:szCs w:val="20"/>
          <w:shd w:val="clear" w:color="auto" w:fill="FFFFFF"/>
          <w:lang w:val="en-GB"/>
        </w:rPr>
      </w:pPr>
      <w:ins w:id="131" w:author="Sérgio Pedro" w:date="2026-07-10T09:59:00Z">
        <w:r>
          <w:rPr>
            <w:rFonts w:cstheme="minorHAnsi"/>
            <w:color w:val="222222"/>
            <w:sz w:val="20"/>
            <w:szCs w:val="20"/>
            <w:shd w:val="clear" w:color="auto" w:fill="FFFFFF"/>
            <w:lang w:val="en-GB"/>
          </w:rPr>
          <w:t>Mondada, L. (2000). "Décrire la ville : la construction des savoirs urbains dans l'interaction et dans le texte", Paris, Anthropos.</w:t>
        </w:r>
      </w:ins>
    </w:p>
    <w:p w14:paraId="5770C04B" w14:textId="76D877BE" w:rsidR="0055485E" w:rsidRPr="0055485E" w:rsidDel="00510525" w:rsidRDefault="0055485E" w:rsidP="0055485E">
      <w:pPr>
        <w:spacing w:after="0" w:line="240" w:lineRule="auto"/>
        <w:ind w:left="284" w:hanging="284"/>
        <w:jc w:val="both"/>
        <w:rPr>
          <w:del w:id="132" w:author="Sérgio Pedro" w:date="2026-07-10T09:59:00Z"/>
          <w:rFonts w:cstheme="minorHAnsi"/>
          <w:color w:val="222222"/>
          <w:sz w:val="20"/>
          <w:szCs w:val="20"/>
          <w:shd w:val="clear" w:color="auto" w:fill="FFFFFF"/>
          <w:lang w:val="en-GB"/>
        </w:rPr>
      </w:pPr>
      <w:del w:id="133" w:author="Sérgio Pedro" w:date="2026-07-10T09:59:00Z">
        <w:r w:rsidRPr="0055485E" w:rsidDel="00510525">
          <w:rPr>
            <w:rFonts w:cstheme="minorHAnsi"/>
            <w:color w:val="222222"/>
            <w:sz w:val="20"/>
            <w:szCs w:val="20"/>
            <w:shd w:val="clear" w:color="auto" w:fill="FFFFFF"/>
            <w:lang w:val="en-GB"/>
          </w:rPr>
          <w:delText>Mondada, L. (2000), "Décrire la ville : la construction des savoirs urbains dans l'interaction et dans le texte", Paris, Anthropos.</w:delText>
        </w:r>
      </w:del>
    </w:p>
    <w:p w14:paraId="1B8DD165"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r w:rsidRPr="0055485E">
        <w:rPr>
          <w:rFonts w:cstheme="minorHAnsi"/>
          <w:color w:val="222222"/>
          <w:sz w:val="20"/>
          <w:szCs w:val="20"/>
          <w:shd w:val="clear" w:color="auto" w:fill="FFFFFF"/>
          <w:lang w:val="en-GB"/>
        </w:rPr>
        <w:t>Mondada, L. (2011). The interactional production of multiple spatialities within a participatory democracy meeting. </w:t>
      </w:r>
      <w:r w:rsidRPr="0055485E">
        <w:rPr>
          <w:rFonts w:cstheme="minorHAnsi"/>
          <w:i/>
          <w:iCs/>
          <w:color w:val="222222"/>
          <w:sz w:val="20"/>
          <w:szCs w:val="20"/>
          <w:shd w:val="clear" w:color="auto" w:fill="FFFFFF"/>
          <w:lang w:val="en-GB"/>
        </w:rPr>
        <w:t>Social Semiotics</w:t>
      </w:r>
      <w:r w:rsidRPr="0055485E">
        <w:rPr>
          <w:rFonts w:cstheme="minorHAnsi"/>
          <w:color w:val="222222"/>
          <w:sz w:val="20"/>
          <w:szCs w:val="20"/>
          <w:shd w:val="clear" w:color="auto" w:fill="FFFFFF"/>
          <w:lang w:val="en-GB"/>
        </w:rPr>
        <w:t>, </w:t>
      </w:r>
      <w:r w:rsidRPr="0055485E">
        <w:rPr>
          <w:rFonts w:cstheme="minorHAnsi"/>
          <w:i/>
          <w:iCs/>
          <w:color w:val="222222"/>
          <w:sz w:val="20"/>
          <w:szCs w:val="20"/>
          <w:shd w:val="clear" w:color="auto" w:fill="FFFFFF"/>
          <w:lang w:val="en-GB"/>
        </w:rPr>
        <w:t>21</w:t>
      </w:r>
      <w:r w:rsidRPr="0055485E">
        <w:rPr>
          <w:rFonts w:cstheme="minorHAnsi"/>
          <w:color w:val="222222"/>
          <w:sz w:val="20"/>
          <w:szCs w:val="20"/>
          <w:shd w:val="clear" w:color="auto" w:fill="FFFFFF"/>
          <w:lang w:val="en-GB"/>
        </w:rPr>
        <w:t>(2), 289-316.</w:t>
      </w:r>
    </w:p>
    <w:p w14:paraId="7AD12015" w14:textId="77777777" w:rsidR="000E740C" w:rsidRDefault="000E740C" w:rsidP="0055485E">
      <w:pPr>
        <w:spacing w:after="0" w:line="240" w:lineRule="auto"/>
        <w:ind w:left="284" w:hanging="284"/>
        <w:jc w:val="both"/>
        <w:rPr>
          <w:ins w:id="134" w:author="Sérgio Pedro" w:date="2026-07-10T10:00:00Z"/>
          <w:rFonts w:cstheme="minorHAnsi"/>
          <w:sz w:val="20"/>
          <w:szCs w:val="20"/>
          <w:lang w:val="en-GB"/>
        </w:rPr>
      </w:pPr>
      <w:ins w:id="135" w:author="Sérgio Pedro" w:date="2026-07-10T10:00:00Z">
        <w:r>
          <w:rPr>
            <w:rFonts w:cstheme="minorHAnsi"/>
            <w:sz w:val="20"/>
            <w:szCs w:val="20"/>
            <w:lang w:val="en-GB"/>
          </w:rPr>
          <w:t>Mondada, L. (2012). "The dynamics of embodied participation and language choice in multilingual meetings", Language in Society, 41(2), 213-235. [bibtex] [edit] [pdf] [doi]</w:t>
        </w:r>
      </w:ins>
    </w:p>
    <w:p w14:paraId="2AA6C27F" w14:textId="2E548077" w:rsidR="0055485E" w:rsidRPr="0055485E" w:rsidDel="00510525" w:rsidRDefault="0055485E" w:rsidP="0055485E">
      <w:pPr>
        <w:spacing w:after="0" w:line="240" w:lineRule="auto"/>
        <w:ind w:left="284" w:hanging="284"/>
        <w:jc w:val="both"/>
        <w:rPr>
          <w:del w:id="136" w:author="Sérgio Pedro" w:date="2026-07-10T09:59:00Z"/>
          <w:rFonts w:cstheme="minorHAnsi"/>
          <w:sz w:val="20"/>
          <w:szCs w:val="20"/>
          <w:lang w:val="en-GB"/>
        </w:rPr>
      </w:pPr>
      <w:del w:id="137" w:author="Sérgio Pedro" w:date="2026-07-10T09:59:00Z">
        <w:r w:rsidRPr="0055485E" w:rsidDel="00510525">
          <w:rPr>
            <w:rFonts w:cstheme="minorHAnsi"/>
            <w:sz w:val="20"/>
            <w:szCs w:val="20"/>
            <w:lang w:val="en-GB"/>
          </w:rPr>
          <w:delText>Mondada, L. (2012), "The dynamics of embodied participation and language choice in multilingual meetings", Language in Society, vol. 41, no. 2, pp. 213–235. [bibtex] [edit] [pdf] [doi]</w:delText>
        </w:r>
      </w:del>
    </w:p>
    <w:p w14:paraId="5A803B75"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r w:rsidRPr="0055485E">
        <w:rPr>
          <w:rFonts w:cstheme="minorHAnsi"/>
          <w:color w:val="222222"/>
          <w:sz w:val="20"/>
          <w:szCs w:val="20"/>
          <w:shd w:val="clear" w:color="auto" w:fill="FFFFFF"/>
          <w:lang w:val="en-GB"/>
        </w:rPr>
        <w:t>Mondada, L. (2012). The dynamics of embodied participation and language choice in multilingual meetings. </w:t>
      </w:r>
      <w:r w:rsidRPr="0055485E">
        <w:rPr>
          <w:rFonts w:cstheme="minorHAnsi"/>
          <w:i/>
          <w:iCs/>
          <w:color w:val="222222"/>
          <w:sz w:val="20"/>
          <w:szCs w:val="20"/>
          <w:shd w:val="clear" w:color="auto" w:fill="FFFFFF"/>
          <w:lang w:val="en-GB"/>
        </w:rPr>
        <w:t>Language in Society</w:t>
      </w:r>
      <w:r w:rsidRPr="0055485E">
        <w:rPr>
          <w:rFonts w:cstheme="minorHAnsi"/>
          <w:color w:val="222222"/>
          <w:sz w:val="20"/>
          <w:szCs w:val="20"/>
          <w:shd w:val="clear" w:color="auto" w:fill="FFFFFF"/>
          <w:lang w:val="en-GB"/>
        </w:rPr>
        <w:t>, </w:t>
      </w:r>
      <w:r w:rsidRPr="0055485E">
        <w:rPr>
          <w:rFonts w:cstheme="minorHAnsi"/>
          <w:i/>
          <w:iCs/>
          <w:color w:val="222222"/>
          <w:sz w:val="20"/>
          <w:szCs w:val="20"/>
          <w:shd w:val="clear" w:color="auto" w:fill="FFFFFF"/>
          <w:lang w:val="en-GB"/>
        </w:rPr>
        <w:t>41</w:t>
      </w:r>
      <w:r w:rsidRPr="0055485E">
        <w:rPr>
          <w:rFonts w:cstheme="minorHAnsi"/>
          <w:color w:val="222222"/>
          <w:sz w:val="20"/>
          <w:szCs w:val="20"/>
          <w:shd w:val="clear" w:color="auto" w:fill="FFFFFF"/>
          <w:lang w:val="en-GB"/>
        </w:rPr>
        <w:t>(2), 213-235.</w:t>
      </w:r>
    </w:p>
    <w:p w14:paraId="78599F0F" w14:textId="77777777" w:rsidR="00510525" w:rsidRDefault="00510525" w:rsidP="0055485E">
      <w:pPr>
        <w:spacing w:after="0" w:line="240" w:lineRule="auto"/>
        <w:ind w:left="284" w:hanging="284"/>
        <w:jc w:val="both"/>
        <w:rPr>
          <w:ins w:id="138" w:author="Sérgio Pedro" w:date="2026-07-10T09:59:00Z"/>
          <w:rFonts w:cstheme="minorHAnsi"/>
          <w:sz w:val="20"/>
          <w:szCs w:val="20"/>
          <w:lang w:val="en-GB"/>
        </w:rPr>
      </w:pPr>
      <w:ins w:id="139" w:author="Sérgio Pedro" w:date="2026-07-10T09:59:00Z">
        <w:r>
          <w:rPr>
            <w:rFonts w:cstheme="minorHAnsi"/>
            <w:sz w:val="20"/>
            <w:szCs w:val="20"/>
            <w:lang w:val="en-GB"/>
          </w:rPr>
          <w:t>Mondada, L. (2017). "Organiser le débat, favoriser la participation : analyse comparée des pratiques de deux animateurs de réunions politiques", In Participation et asymétries dans l'interaction institutionnelle (Lorenza Mondada, Sara Keel, eds.), L'Harmattan, pp. 161–202</w:t>
        </w:r>
      </w:ins>
    </w:p>
    <w:p w14:paraId="6AE54744" w14:textId="77777777" w:rsidR="00510525" w:rsidRDefault="00510525" w:rsidP="0055485E">
      <w:pPr>
        <w:spacing w:after="0" w:line="240" w:lineRule="auto"/>
        <w:ind w:left="284" w:hanging="284"/>
        <w:jc w:val="both"/>
        <w:rPr>
          <w:ins w:id="140" w:author="Sérgio Pedro" w:date="2026-07-10T09:59:00Z"/>
          <w:rFonts w:cstheme="minorHAnsi"/>
          <w:sz w:val="20"/>
          <w:szCs w:val="20"/>
          <w:lang w:val="en-GB"/>
        </w:rPr>
      </w:pPr>
      <w:ins w:id="141" w:author="Sérgio Pedro" w:date="2026-07-10T09:59:00Z">
        <w:r>
          <w:rPr>
            <w:rFonts w:cstheme="minorHAnsi"/>
            <w:sz w:val="20"/>
            <w:szCs w:val="20"/>
            <w:lang w:val="en-GB"/>
          </w:rPr>
          <w:t>Mondada, L. (2018). "Controversial issues in participatory urban planning: an ethnomethodological and conversation analytic historical study", In Longitudinal Studies on the Organization of Social Interaction (Simona Pekarek Doehler, Johannes Wagner, Esther González-Martínez, eds.), London, Palgrave Macmillan, pp. 287–328. [bibtex] [edit] [pdf] [doi</w:t>
        </w:r>
      </w:ins>
    </w:p>
    <w:p w14:paraId="0475CFA0" w14:textId="188CC16E" w:rsidR="0055485E" w:rsidRPr="0055485E" w:rsidDel="00510525" w:rsidRDefault="0055485E" w:rsidP="0055485E">
      <w:pPr>
        <w:spacing w:after="0" w:line="240" w:lineRule="auto"/>
        <w:ind w:left="284" w:hanging="284"/>
        <w:jc w:val="both"/>
        <w:rPr>
          <w:del w:id="142" w:author="Sérgio Pedro" w:date="2026-07-10T09:59:00Z"/>
          <w:rFonts w:cstheme="minorHAnsi"/>
          <w:sz w:val="20"/>
          <w:szCs w:val="20"/>
          <w:lang w:val="en-GB"/>
        </w:rPr>
      </w:pPr>
      <w:del w:id="143" w:author="Sérgio Pedro" w:date="2026-07-10T09:59:00Z">
        <w:r w:rsidRPr="0055485E" w:rsidDel="00510525">
          <w:rPr>
            <w:rFonts w:cstheme="minorHAnsi"/>
            <w:sz w:val="20"/>
            <w:szCs w:val="20"/>
            <w:lang w:val="en-GB"/>
          </w:rPr>
          <w:delText>Mondada, L. (2017), "Organiser le débat, favoriser la participation : analyse comparée des pratiques de deux animateurs de réunions politiques", In Participation et asymétries dans l'interaction institutionnelle (Lorenza Mondada, Sara Keel, eds.), L'Harmattan, pp. 161–202</w:delText>
        </w:r>
      </w:del>
    </w:p>
    <w:p w14:paraId="36AAD19E" w14:textId="7C46585C" w:rsidR="0055485E" w:rsidRPr="0055485E" w:rsidDel="00510525" w:rsidRDefault="0055485E" w:rsidP="0055485E">
      <w:pPr>
        <w:spacing w:after="0" w:line="240" w:lineRule="auto"/>
        <w:ind w:left="284" w:hanging="284"/>
        <w:jc w:val="both"/>
        <w:rPr>
          <w:del w:id="144" w:author="Sérgio Pedro" w:date="2026-07-10T09:59:00Z"/>
          <w:rFonts w:cstheme="minorHAnsi"/>
          <w:sz w:val="20"/>
          <w:szCs w:val="20"/>
          <w:lang w:val="en-GB"/>
        </w:rPr>
      </w:pPr>
      <w:del w:id="145" w:author="Sérgio Pedro" w:date="2026-07-10T09:59:00Z">
        <w:r w:rsidRPr="0055485E" w:rsidDel="00510525">
          <w:rPr>
            <w:rFonts w:cstheme="minorHAnsi"/>
            <w:sz w:val="20"/>
            <w:szCs w:val="20"/>
            <w:lang w:val="en-GB"/>
          </w:rPr>
          <w:delText>Mondada, L. (2018), "Controversial issues in participatory urban planning: an ethnomethodological and conversation analytic historical study", In Longitudinal Studies on the Organization of Social Interaction (Simona Pekarek Doehler, Johannes Wagner, Esther González-Martínez, eds.), London, Palgrave Macmillan, pp. 287–328. [bibtex] [edit] [pdf] [doi</w:delText>
        </w:r>
      </w:del>
    </w:p>
    <w:p w14:paraId="52385F7B"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r w:rsidRPr="0055485E">
        <w:rPr>
          <w:rFonts w:cstheme="minorHAnsi"/>
          <w:color w:val="222222"/>
          <w:sz w:val="20"/>
          <w:szCs w:val="20"/>
          <w:shd w:val="clear" w:color="auto" w:fill="FFFFFF"/>
          <w:lang w:val="en-GB"/>
        </w:rPr>
        <w:t>Mondada, L., &amp; Keel, S. (2017). Participation et asymétries dans l'interaction institutionnelle. L’Harmattan</w:t>
      </w:r>
    </w:p>
    <w:p w14:paraId="57B3DDA7" w14:textId="77777777" w:rsidR="0055485E" w:rsidRPr="0055485E" w:rsidRDefault="0055485E" w:rsidP="0055485E">
      <w:pPr>
        <w:spacing w:after="0" w:line="240" w:lineRule="auto"/>
        <w:ind w:left="284" w:hanging="284"/>
        <w:jc w:val="both"/>
        <w:rPr>
          <w:rFonts w:cstheme="minorHAnsi"/>
          <w:sz w:val="20"/>
          <w:szCs w:val="20"/>
          <w:lang w:val="en-GB"/>
        </w:rPr>
      </w:pPr>
      <w:r w:rsidRPr="0055485E">
        <w:rPr>
          <w:rFonts w:cstheme="minorHAnsi"/>
          <w:color w:val="222222"/>
          <w:sz w:val="20"/>
          <w:szCs w:val="20"/>
          <w:shd w:val="clear" w:color="auto" w:fill="FFFFFF"/>
          <w:lang w:val="en-GB"/>
        </w:rPr>
        <w:t>Mondada, L., Svensson, H., &amp; Van Schepen, N. (2017). A table-based turn-taking system and its political consequences: Managing participation, building opinion groups, and fostering consensus. </w:t>
      </w:r>
      <w:r w:rsidRPr="0055485E">
        <w:rPr>
          <w:rFonts w:cstheme="minorHAnsi"/>
          <w:i/>
          <w:iCs/>
          <w:color w:val="222222"/>
          <w:sz w:val="20"/>
          <w:szCs w:val="20"/>
          <w:shd w:val="clear" w:color="auto" w:fill="FFFFFF"/>
          <w:lang w:val="en-GB"/>
        </w:rPr>
        <w:t>Journal of Language and Politics</w:t>
      </w:r>
      <w:r w:rsidRPr="0055485E">
        <w:rPr>
          <w:rFonts w:cstheme="minorHAnsi"/>
          <w:color w:val="222222"/>
          <w:sz w:val="20"/>
          <w:szCs w:val="20"/>
          <w:shd w:val="clear" w:color="auto" w:fill="FFFFFF"/>
          <w:lang w:val="en-GB"/>
        </w:rPr>
        <w:t>, </w:t>
      </w:r>
      <w:r w:rsidRPr="0055485E">
        <w:rPr>
          <w:rFonts w:cstheme="minorHAnsi"/>
          <w:i/>
          <w:iCs/>
          <w:color w:val="222222"/>
          <w:sz w:val="20"/>
          <w:szCs w:val="20"/>
          <w:shd w:val="clear" w:color="auto" w:fill="FFFFFF"/>
          <w:lang w:val="en-GB"/>
        </w:rPr>
        <w:t>16</w:t>
      </w:r>
      <w:r w:rsidRPr="0055485E">
        <w:rPr>
          <w:rFonts w:cstheme="minorHAnsi"/>
          <w:color w:val="222222"/>
          <w:sz w:val="20"/>
          <w:szCs w:val="20"/>
          <w:shd w:val="clear" w:color="auto" w:fill="FFFFFF"/>
          <w:lang w:val="en-GB"/>
        </w:rPr>
        <w:t>(1), 85-111.</w:t>
      </w:r>
      <w:r w:rsidRPr="0055485E">
        <w:rPr>
          <w:rFonts w:eastAsia="Times New Roman" w:cstheme="minorHAnsi"/>
          <w:color w:val="000000"/>
          <w:sz w:val="20"/>
          <w:szCs w:val="20"/>
          <w:lang w:val="en-GB" w:eastAsia="pt-PT"/>
        </w:rPr>
        <w:br/>
      </w:r>
    </w:p>
    <w:p w14:paraId="2A4B460E" w14:textId="77777777" w:rsidR="0055485E" w:rsidRPr="0055485E" w:rsidRDefault="0055485E" w:rsidP="0055485E">
      <w:pPr>
        <w:spacing w:after="0" w:line="240" w:lineRule="auto"/>
        <w:ind w:left="284" w:hanging="284"/>
        <w:jc w:val="both"/>
        <w:rPr>
          <w:rFonts w:eastAsia="Times New Roman" w:cstheme="minorHAnsi"/>
          <w:sz w:val="20"/>
          <w:szCs w:val="20"/>
          <w:lang w:val="en-GB" w:eastAsia="pt-PT"/>
        </w:rPr>
      </w:pPr>
      <w:r w:rsidRPr="0055485E">
        <w:rPr>
          <w:rFonts w:eastAsia="Times New Roman" w:cstheme="minorHAnsi"/>
          <w:sz w:val="20"/>
          <w:szCs w:val="20"/>
          <w:lang w:val="en-GB" w:eastAsia="pt-PT"/>
        </w:rPr>
        <w:t xml:space="preserve">Moore, J. F. (1993). Predators and prey: A new ecology of competition. </w:t>
      </w:r>
      <w:r w:rsidRPr="0055485E">
        <w:rPr>
          <w:rFonts w:eastAsia="Times New Roman" w:cstheme="minorHAnsi"/>
          <w:i/>
          <w:iCs/>
          <w:sz w:val="20"/>
          <w:szCs w:val="20"/>
          <w:lang w:val="en-GB" w:eastAsia="pt-PT"/>
        </w:rPr>
        <w:t>Harvard Business Review, 71</w:t>
      </w:r>
      <w:r w:rsidRPr="0055485E">
        <w:rPr>
          <w:rFonts w:eastAsia="Times New Roman" w:cstheme="minorHAnsi"/>
          <w:sz w:val="20"/>
          <w:szCs w:val="20"/>
          <w:lang w:val="en-GB" w:eastAsia="pt-PT"/>
        </w:rPr>
        <w:t>(3), 75–86.</w:t>
      </w:r>
    </w:p>
    <w:p w14:paraId="24CB60A1" w14:textId="77777777" w:rsidR="0055485E" w:rsidRPr="0055485E" w:rsidRDefault="0055485E" w:rsidP="0055485E">
      <w:pPr>
        <w:pStyle w:val="my-2"/>
        <w:spacing w:before="0" w:beforeAutospacing="0" w:after="0" w:afterAutospacing="0"/>
        <w:ind w:left="284" w:hanging="284"/>
        <w:jc w:val="both"/>
        <w:rPr>
          <w:rFonts w:asciiTheme="minorHAnsi" w:hAnsiTheme="minorHAnsi" w:cstheme="minorHAnsi"/>
          <w:color w:val="000000"/>
          <w:sz w:val="20"/>
          <w:szCs w:val="20"/>
          <w:lang w:val="en-GB"/>
        </w:rPr>
      </w:pPr>
      <w:r w:rsidRPr="0055485E">
        <w:rPr>
          <w:rFonts w:asciiTheme="minorHAnsi" w:hAnsiTheme="minorHAnsi" w:cstheme="minorHAnsi"/>
          <w:color w:val="000000"/>
          <w:sz w:val="20"/>
          <w:szCs w:val="20"/>
          <w:lang w:val="en-GB"/>
        </w:rPr>
        <w:t>Moretti, A. (2017).</w:t>
      </w:r>
      <w:r w:rsidRPr="0055485E">
        <w:rPr>
          <w:rStyle w:val="apple-converted-space"/>
          <w:rFonts w:asciiTheme="minorHAnsi" w:hAnsiTheme="minorHAnsi" w:cstheme="minorHAnsi"/>
          <w:color w:val="000000"/>
          <w:sz w:val="20"/>
          <w:szCs w:val="20"/>
          <w:lang w:val="en-GB"/>
        </w:rPr>
        <w:t> </w:t>
      </w:r>
      <w:r w:rsidRPr="0055485E">
        <w:rPr>
          <w:rStyle w:val="Emphasis"/>
          <w:rFonts w:asciiTheme="minorHAnsi" w:hAnsiTheme="minorHAnsi" w:cstheme="minorHAnsi"/>
          <w:color w:val="000000"/>
          <w:sz w:val="20"/>
          <w:szCs w:val="20"/>
          <w:lang w:val="en-GB"/>
        </w:rPr>
        <w:t>The network organization: A governance perspective on structure, dynamics and performance</w:t>
      </w:r>
      <w:r w:rsidRPr="0055485E">
        <w:rPr>
          <w:rFonts w:asciiTheme="minorHAnsi" w:hAnsiTheme="minorHAnsi" w:cstheme="minorHAnsi"/>
          <w:color w:val="000000"/>
          <w:sz w:val="20"/>
          <w:szCs w:val="20"/>
          <w:lang w:val="en-GB"/>
        </w:rPr>
        <w:t>. Palgrave Macmillan. https://doi.org/10.1007/978-3-319-52093-3</w:t>
      </w:r>
    </w:p>
    <w:p w14:paraId="12380370" w14:textId="77777777" w:rsidR="00510525" w:rsidRDefault="00510525" w:rsidP="0055485E">
      <w:pPr>
        <w:spacing w:after="0" w:line="240" w:lineRule="auto"/>
        <w:ind w:left="284" w:hanging="284"/>
        <w:jc w:val="both"/>
        <w:rPr>
          <w:ins w:id="146" w:author="Sérgio Pedro" w:date="2026-07-10T09:59:00Z"/>
          <w:rFonts w:cstheme="minorHAnsi"/>
          <w:sz w:val="20"/>
          <w:szCs w:val="20"/>
          <w:lang w:val="en-GB"/>
        </w:rPr>
      </w:pPr>
      <w:ins w:id="147" w:author="Sérgio Pedro" w:date="2026-07-10T09:59:00Z">
        <w:r>
          <w:rPr>
            <w:rFonts w:cstheme="minorHAnsi"/>
            <w:sz w:val="20"/>
            <w:szCs w:val="20"/>
            <w:lang w:val="en-GB"/>
          </w:rPr>
          <w:t>Morlino, L. (2003). Democrazie e democratizzazioni, Bologna, il Mulino.</w:t>
        </w:r>
      </w:ins>
    </w:p>
    <w:p w14:paraId="2946B64A" w14:textId="6D207BBD" w:rsidR="0055485E" w:rsidRPr="0055485E" w:rsidDel="00510525" w:rsidRDefault="0055485E" w:rsidP="0055485E">
      <w:pPr>
        <w:spacing w:after="0" w:line="240" w:lineRule="auto"/>
        <w:ind w:left="284" w:hanging="284"/>
        <w:jc w:val="both"/>
        <w:rPr>
          <w:del w:id="148" w:author="Sérgio Pedro" w:date="2026-07-10T09:59:00Z"/>
          <w:rFonts w:cstheme="minorHAnsi"/>
          <w:sz w:val="20"/>
          <w:szCs w:val="20"/>
          <w:lang w:val="en-GB"/>
        </w:rPr>
      </w:pPr>
      <w:del w:id="149" w:author="Sérgio Pedro" w:date="2026-07-10T09:59:00Z">
        <w:r w:rsidRPr="0055485E" w:rsidDel="00510525">
          <w:rPr>
            <w:rFonts w:cstheme="minorHAnsi"/>
            <w:sz w:val="20"/>
            <w:szCs w:val="20"/>
            <w:lang w:val="en-GB"/>
          </w:rPr>
          <w:delText>Morlino, L. (2003), Democrazie e democratizzazioni, Bologna, il Mulino.</w:delText>
        </w:r>
      </w:del>
    </w:p>
    <w:p w14:paraId="18CBF865" w14:textId="77777777" w:rsidR="0055485E" w:rsidRPr="0055485E" w:rsidRDefault="0055485E" w:rsidP="0055485E">
      <w:pPr>
        <w:spacing w:after="0" w:line="240" w:lineRule="auto"/>
        <w:ind w:left="284" w:hanging="284"/>
        <w:jc w:val="both"/>
        <w:rPr>
          <w:rFonts w:eastAsia="Times New Roman" w:cstheme="minorHAnsi"/>
          <w:color w:val="0000FF"/>
          <w:sz w:val="20"/>
          <w:szCs w:val="20"/>
          <w:u w:val="single"/>
          <w:lang w:val="en-GB" w:eastAsia="pt-PT"/>
        </w:rPr>
      </w:pPr>
      <w:r w:rsidRPr="0055485E">
        <w:rPr>
          <w:rFonts w:eastAsia="Times New Roman" w:cstheme="minorHAnsi"/>
          <w:sz w:val="20"/>
          <w:szCs w:val="20"/>
          <w:lang w:val="en-GB" w:eastAsia="pt-PT"/>
        </w:rPr>
        <w:t xml:space="preserve">Mudde, C. (2007). </w:t>
      </w:r>
      <w:r w:rsidRPr="0055485E">
        <w:rPr>
          <w:rFonts w:eastAsia="Times New Roman" w:cstheme="minorHAnsi"/>
          <w:i/>
          <w:iCs/>
          <w:sz w:val="20"/>
          <w:szCs w:val="20"/>
          <w:lang w:val="en-GB" w:eastAsia="pt-PT"/>
        </w:rPr>
        <w:t>Populist radical right parties in Europe</w:t>
      </w:r>
      <w:r w:rsidRPr="0055485E">
        <w:rPr>
          <w:rFonts w:eastAsia="Times New Roman" w:cstheme="minorHAnsi"/>
          <w:sz w:val="20"/>
          <w:szCs w:val="20"/>
          <w:lang w:val="en-GB" w:eastAsia="pt-PT"/>
        </w:rPr>
        <w:t>. Cambridge University Press.</w:t>
      </w:r>
      <w:r w:rsidRPr="0055485E">
        <w:rPr>
          <w:rFonts w:eastAsia="Times New Roman" w:cstheme="minorHAnsi"/>
          <w:color w:val="0000FF"/>
          <w:sz w:val="20"/>
          <w:szCs w:val="20"/>
          <w:u w:val="single"/>
          <w:lang w:val="en-GB" w:eastAsia="pt-PT"/>
        </w:rPr>
        <w:t xml:space="preserve"> </w:t>
      </w:r>
    </w:p>
    <w:p w14:paraId="6405076B" w14:textId="77777777" w:rsidR="0055485E" w:rsidRPr="0055485E" w:rsidRDefault="0055485E" w:rsidP="0055485E">
      <w:pPr>
        <w:spacing w:after="0" w:line="240" w:lineRule="auto"/>
        <w:ind w:left="284" w:hanging="284"/>
        <w:jc w:val="both"/>
        <w:rPr>
          <w:rFonts w:eastAsia="Times New Roman" w:cstheme="minorHAnsi"/>
          <w:sz w:val="20"/>
          <w:szCs w:val="20"/>
          <w:lang w:val="en-GB" w:eastAsia="pt-PT"/>
        </w:rPr>
      </w:pPr>
      <w:r w:rsidRPr="0055485E">
        <w:rPr>
          <w:rFonts w:cstheme="minorHAnsi"/>
          <w:color w:val="222222"/>
          <w:sz w:val="20"/>
          <w:szCs w:val="20"/>
          <w:shd w:val="clear" w:color="auto" w:fill="FFFFFF"/>
          <w:lang w:val="en-GB"/>
        </w:rPr>
        <w:t>Mudde, C. (2021). Populism in Europe: an illiberal democratic response to undemocratic liberalism (The Government and Opposition/Leonard Schapiro Lecture 2019). </w:t>
      </w:r>
      <w:r w:rsidRPr="0055485E">
        <w:rPr>
          <w:rFonts w:cstheme="minorHAnsi"/>
          <w:i/>
          <w:iCs/>
          <w:color w:val="222222"/>
          <w:sz w:val="20"/>
          <w:szCs w:val="20"/>
          <w:shd w:val="clear" w:color="auto" w:fill="FFFFFF"/>
          <w:lang w:val="en-GB"/>
        </w:rPr>
        <w:t>Government and Opposition</w:t>
      </w:r>
      <w:r w:rsidRPr="0055485E">
        <w:rPr>
          <w:rFonts w:cstheme="minorHAnsi"/>
          <w:color w:val="222222"/>
          <w:sz w:val="20"/>
          <w:szCs w:val="20"/>
          <w:shd w:val="clear" w:color="auto" w:fill="FFFFFF"/>
          <w:lang w:val="en-GB"/>
        </w:rPr>
        <w:t>, </w:t>
      </w:r>
      <w:r w:rsidRPr="0055485E">
        <w:rPr>
          <w:rFonts w:cstheme="minorHAnsi"/>
          <w:i/>
          <w:iCs/>
          <w:color w:val="222222"/>
          <w:sz w:val="20"/>
          <w:szCs w:val="20"/>
          <w:shd w:val="clear" w:color="auto" w:fill="FFFFFF"/>
          <w:lang w:val="en-GB"/>
        </w:rPr>
        <w:t>56</w:t>
      </w:r>
      <w:r w:rsidRPr="0055485E">
        <w:rPr>
          <w:rFonts w:cstheme="minorHAnsi"/>
          <w:color w:val="222222"/>
          <w:sz w:val="20"/>
          <w:szCs w:val="20"/>
          <w:shd w:val="clear" w:color="auto" w:fill="FFFFFF"/>
          <w:lang w:val="en-GB"/>
        </w:rPr>
        <w:t>(4), 577-597.</w:t>
      </w:r>
    </w:p>
    <w:p w14:paraId="2FFA6DB6"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rPr>
      </w:pPr>
      <w:r w:rsidRPr="0055485E">
        <w:rPr>
          <w:rFonts w:cstheme="minorHAnsi"/>
          <w:color w:val="222222"/>
          <w:sz w:val="20"/>
          <w:szCs w:val="20"/>
          <w:shd w:val="clear" w:color="auto" w:fill="FFFFFF"/>
        </w:rPr>
        <w:t>Mudde, C., &amp; Kaltwasser, C. R. (2017). </w:t>
      </w:r>
      <w:r w:rsidRPr="0055485E">
        <w:rPr>
          <w:rFonts w:cstheme="minorHAnsi"/>
          <w:i/>
          <w:iCs/>
          <w:color w:val="222222"/>
          <w:sz w:val="20"/>
          <w:szCs w:val="20"/>
          <w:shd w:val="clear" w:color="auto" w:fill="FFFFFF"/>
        </w:rPr>
        <w:t>Populism: A very short introduction</w:t>
      </w:r>
      <w:r w:rsidRPr="0055485E">
        <w:rPr>
          <w:rFonts w:cstheme="minorHAnsi"/>
          <w:color w:val="222222"/>
          <w:sz w:val="20"/>
          <w:szCs w:val="20"/>
          <w:shd w:val="clear" w:color="auto" w:fill="FFFFFF"/>
        </w:rPr>
        <w:t>. oxford university Press.</w:t>
      </w:r>
    </w:p>
    <w:p w14:paraId="354FB0CA" w14:textId="77777777" w:rsidR="0055485E" w:rsidRPr="0055485E" w:rsidRDefault="0055485E" w:rsidP="0055485E">
      <w:pPr>
        <w:spacing w:after="0" w:line="240" w:lineRule="auto"/>
        <w:ind w:left="284" w:hanging="284"/>
        <w:jc w:val="both"/>
        <w:rPr>
          <w:rFonts w:cstheme="minorHAnsi"/>
          <w:sz w:val="20"/>
          <w:szCs w:val="20"/>
          <w:lang w:val="en-GB"/>
        </w:rPr>
      </w:pPr>
      <w:r w:rsidRPr="0055485E">
        <w:rPr>
          <w:rFonts w:cstheme="minorHAnsi"/>
          <w:sz w:val="20"/>
          <w:szCs w:val="20"/>
          <w:lang w:val="en-GB"/>
        </w:rPr>
        <w:t>Nabben, K., &amp; Rennie, E. (2022). Ad hoc networks and internet governance: Social, political, and regulatory dimensions. Internet Policy Review, 11(2).</w:t>
      </w:r>
    </w:p>
    <w:p w14:paraId="4D3E0EC6" w14:textId="77777777" w:rsidR="0055485E" w:rsidRPr="0055485E" w:rsidRDefault="0055485E" w:rsidP="0055485E">
      <w:pPr>
        <w:pStyle w:val="my-2"/>
        <w:spacing w:before="0" w:beforeAutospacing="0" w:after="0" w:afterAutospacing="0"/>
        <w:ind w:left="284" w:hanging="284"/>
        <w:jc w:val="both"/>
        <w:rPr>
          <w:rFonts w:asciiTheme="minorHAnsi" w:hAnsiTheme="minorHAnsi" w:cstheme="minorHAnsi"/>
          <w:sz w:val="20"/>
          <w:szCs w:val="20"/>
          <w:lang w:val="en-GB"/>
        </w:rPr>
      </w:pPr>
      <w:r w:rsidRPr="0055485E">
        <w:rPr>
          <w:rFonts w:asciiTheme="minorHAnsi" w:hAnsiTheme="minorHAnsi" w:cstheme="minorHAnsi"/>
          <w:sz w:val="20"/>
          <w:szCs w:val="20"/>
          <w:lang w:val="en-GB"/>
        </w:rPr>
        <w:t>Nanz, P. (various works on deliberative democracy, participation, and the EU).</w:t>
      </w:r>
    </w:p>
    <w:p w14:paraId="60C99027" w14:textId="77777777" w:rsidR="0055485E" w:rsidRPr="0055485E" w:rsidRDefault="0055485E" w:rsidP="0055485E">
      <w:pPr>
        <w:autoSpaceDE w:val="0"/>
        <w:autoSpaceDN w:val="0"/>
        <w:adjustRightInd w:val="0"/>
        <w:spacing w:after="0" w:line="240" w:lineRule="auto"/>
        <w:ind w:left="284" w:hanging="284"/>
        <w:jc w:val="both"/>
        <w:rPr>
          <w:rFonts w:cstheme="minorHAnsi"/>
          <w:color w:val="222222"/>
          <w:sz w:val="20"/>
          <w:szCs w:val="20"/>
          <w:shd w:val="clear" w:color="auto" w:fill="FFFFFF"/>
          <w:lang w:val="en-GB"/>
        </w:rPr>
      </w:pPr>
      <w:r w:rsidRPr="0055485E">
        <w:rPr>
          <w:rFonts w:cstheme="minorHAnsi"/>
          <w:color w:val="222222"/>
          <w:sz w:val="20"/>
          <w:szCs w:val="20"/>
          <w:shd w:val="clear" w:color="auto" w:fill="FFFFFF"/>
          <w:lang w:val="en-GB"/>
        </w:rPr>
        <w:t>Needleman, R. (2015). “This is What Democracy Really Looks Like!” Exploring Canoas, Rio Grande do Sul, Brazil. </w:t>
      </w:r>
      <w:r w:rsidRPr="0055485E">
        <w:rPr>
          <w:rFonts w:cstheme="minorHAnsi"/>
          <w:i/>
          <w:iCs/>
          <w:color w:val="222222"/>
          <w:sz w:val="20"/>
          <w:szCs w:val="20"/>
          <w:shd w:val="clear" w:color="auto" w:fill="FFFFFF"/>
          <w:lang w:val="en-GB"/>
        </w:rPr>
        <w:t>WorkingUSA</w:t>
      </w:r>
      <w:r w:rsidRPr="0055485E">
        <w:rPr>
          <w:rFonts w:cstheme="minorHAnsi"/>
          <w:color w:val="222222"/>
          <w:sz w:val="20"/>
          <w:szCs w:val="20"/>
          <w:shd w:val="clear" w:color="auto" w:fill="FFFFFF"/>
          <w:lang w:val="en-GB"/>
        </w:rPr>
        <w:t>, </w:t>
      </w:r>
      <w:r w:rsidRPr="0055485E">
        <w:rPr>
          <w:rFonts w:cstheme="minorHAnsi"/>
          <w:i/>
          <w:iCs/>
          <w:color w:val="222222"/>
          <w:sz w:val="20"/>
          <w:szCs w:val="20"/>
          <w:shd w:val="clear" w:color="auto" w:fill="FFFFFF"/>
          <w:lang w:val="en-GB"/>
        </w:rPr>
        <w:t>18</w:t>
      </w:r>
      <w:r w:rsidRPr="0055485E">
        <w:rPr>
          <w:rFonts w:cstheme="minorHAnsi"/>
          <w:color w:val="222222"/>
          <w:sz w:val="20"/>
          <w:szCs w:val="20"/>
          <w:shd w:val="clear" w:color="auto" w:fill="FFFFFF"/>
          <w:lang w:val="en-GB"/>
        </w:rPr>
        <w:t>(2), 231-245.</w:t>
      </w:r>
    </w:p>
    <w:p w14:paraId="2FAC1A49" w14:textId="77777777" w:rsidR="0055485E" w:rsidRPr="0055485E" w:rsidRDefault="0055485E" w:rsidP="0055485E">
      <w:pPr>
        <w:pStyle w:val="my-2"/>
        <w:spacing w:before="0" w:beforeAutospacing="0" w:after="0" w:afterAutospacing="0"/>
        <w:ind w:left="284" w:hanging="284"/>
        <w:jc w:val="both"/>
        <w:rPr>
          <w:rFonts w:asciiTheme="minorHAnsi" w:hAnsiTheme="minorHAnsi" w:cstheme="minorHAnsi"/>
          <w:color w:val="000000"/>
          <w:sz w:val="20"/>
          <w:szCs w:val="20"/>
          <w:lang w:val="en-GB"/>
        </w:rPr>
      </w:pPr>
      <w:r w:rsidRPr="0055485E">
        <w:rPr>
          <w:rFonts w:asciiTheme="minorHAnsi" w:hAnsiTheme="minorHAnsi" w:cstheme="minorHAnsi"/>
          <w:color w:val="000000"/>
          <w:sz w:val="20"/>
          <w:szCs w:val="20"/>
          <w:lang w:val="en-GB"/>
        </w:rPr>
        <w:t>Newman, M. (2010).</w:t>
      </w:r>
      <w:r w:rsidRPr="0055485E">
        <w:rPr>
          <w:rStyle w:val="apple-converted-space"/>
          <w:rFonts w:asciiTheme="minorHAnsi" w:hAnsiTheme="minorHAnsi" w:cstheme="minorHAnsi"/>
          <w:color w:val="000000"/>
          <w:sz w:val="20"/>
          <w:szCs w:val="20"/>
          <w:lang w:val="en-GB"/>
        </w:rPr>
        <w:t> </w:t>
      </w:r>
      <w:r w:rsidRPr="0055485E">
        <w:rPr>
          <w:rStyle w:val="Emphasis"/>
          <w:rFonts w:asciiTheme="minorHAnsi" w:hAnsiTheme="minorHAnsi" w:cstheme="minorHAnsi"/>
          <w:color w:val="000000"/>
          <w:sz w:val="20"/>
          <w:szCs w:val="20"/>
          <w:lang w:val="en-GB"/>
        </w:rPr>
        <w:t>Networks: An introduction</w:t>
      </w:r>
      <w:r w:rsidRPr="0055485E">
        <w:rPr>
          <w:rFonts w:asciiTheme="minorHAnsi" w:hAnsiTheme="minorHAnsi" w:cstheme="minorHAnsi"/>
          <w:color w:val="000000"/>
          <w:sz w:val="20"/>
          <w:szCs w:val="20"/>
          <w:lang w:val="en-GB"/>
        </w:rPr>
        <w:t>. Oxford University Press.</w:t>
      </w:r>
    </w:p>
    <w:p w14:paraId="78792E7E" w14:textId="77777777" w:rsidR="0055485E" w:rsidRPr="0055485E" w:rsidRDefault="0055485E" w:rsidP="0055485E">
      <w:pPr>
        <w:spacing w:after="0" w:line="240" w:lineRule="auto"/>
        <w:ind w:left="284" w:hanging="284"/>
        <w:jc w:val="both"/>
        <w:rPr>
          <w:rFonts w:cstheme="minorHAnsi"/>
          <w:sz w:val="20"/>
          <w:szCs w:val="20"/>
          <w:lang w:val="en-GB"/>
        </w:rPr>
      </w:pPr>
      <w:r w:rsidRPr="0055485E">
        <w:rPr>
          <w:rFonts w:cstheme="minorHAnsi"/>
          <w:sz w:val="20"/>
          <w:szCs w:val="20"/>
          <w:lang w:val="en-GB"/>
        </w:rPr>
        <w:t>Nohria, N., &amp; Eccles, R. G. (Eds.). (1992). Networks and organizations: Structure, form, and action. Harvard Business School Press.</w:t>
      </w:r>
    </w:p>
    <w:p w14:paraId="5BF99F05" w14:textId="77777777" w:rsidR="0055485E" w:rsidRPr="0055485E" w:rsidRDefault="0055485E" w:rsidP="0055485E">
      <w:pPr>
        <w:autoSpaceDE w:val="0"/>
        <w:autoSpaceDN w:val="0"/>
        <w:adjustRightInd w:val="0"/>
        <w:spacing w:after="0" w:line="240" w:lineRule="auto"/>
        <w:ind w:left="284" w:hanging="284"/>
        <w:jc w:val="both"/>
        <w:rPr>
          <w:rFonts w:cstheme="minorHAnsi"/>
          <w:sz w:val="20"/>
          <w:szCs w:val="20"/>
          <w:lang w:val="en-GB"/>
        </w:rPr>
      </w:pPr>
      <w:r w:rsidRPr="0055485E">
        <w:rPr>
          <w:rFonts w:cstheme="minorHAnsi"/>
          <w:sz w:val="20"/>
          <w:szCs w:val="20"/>
          <w:lang w:val="en-GB"/>
        </w:rPr>
        <w:t xml:space="preserve">Oancă, A. (2024). </w:t>
      </w:r>
      <w:r w:rsidRPr="0055485E">
        <w:rPr>
          <w:rFonts w:cstheme="minorHAnsi"/>
          <w:i/>
          <w:sz w:val="20"/>
          <w:szCs w:val="20"/>
          <w:lang w:val="en-GB"/>
        </w:rPr>
        <w:t>The European Commission's discourse on populismo in times of crisis: the economic crisis, the migration crisis, the health crisis</w:t>
      </w:r>
      <w:r w:rsidRPr="0055485E">
        <w:rPr>
          <w:rFonts w:cstheme="minorHAnsi"/>
          <w:sz w:val="20"/>
          <w:szCs w:val="20"/>
          <w:lang w:val="en-GB"/>
        </w:rPr>
        <w:t>. Thesis discussed at the National School Of Political Science And Public Administration, Bucharest</w:t>
      </w:r>
    </w:p>
    <w:p w14:paraId="761F69DF" w14:textId="77777777" w:rsidR="00510525" w:rsidRDefault="00510525" w:rsidP="0055485E">
      <w:pPr>
        <w:pStyle w:val="NormalWeb"/>
        <w:spacing w:before="0" w:beforeAutospacing="0" w:after="0" w:afterAutospacing="0"/>
        <w:ind w:left="284" w:hanging="284"/>
        <w:jc w:val="both"/>
        <w:rPr>
          <w:ins w:id="150" w:author="Sérgio Pedro" w:date="2026-07-10T09:59:00Z"/>
          <w:rFonts w:asciiTheme="minorHAnsi" w:hAnsiTheme="minorHAnsi" w:cstheme="minorHAnsi"/>
          <w:sz w:val="20"/>
          <w:szCs w:val="20"/>
          <w:lang w:val="en-GB"/>
        </w:rPr>
      </w:pPr>
      <w:ins w:id="151" w:author="Sérgio Pedro" w:date="2026-07-10T09:59:00Z">
        <w:r>
          <w:rPr>
            <w:rFonts w:asciiTheme="minorHAnsi" w:hAnsiTheme="minorHAnsi" w:cstheme="minorHAnsi"/>
            <w:sz w:val="20"/>
            <w:szCs w:val="20"/>
            <w:lang w:val="en-GB"/>
          </w:rPr>
          <w:t xml:space="preserve">OECD (2020). Innovative Citizen Participation and New Democratic Institutions: Catching the Deliberative Wave, Éditions OCDE, Paris, https://doi.org/10.1787/339306da-en. </w:t>
        </w:r>
      </w:ins>
    </w:p>
    <w:p w14:paraId="1256576A" w14:textId="1D23812D" w:rsidR="0055485E" w:rsidRPr="0055485E" w:rsidDel="00510525" w:rsidRDefault="0055485E" w:rsidP="0055485E">
      <w:pPr>
        <w:pStyle w:val="NormalWeb"/>
        <w:spacing w:before="0" w:beforeAutospacing="0" w:after="0" w:afterAutospacing="0"/>
        <w:ind w:left="284" w:hanging="284"/>
        <w:jc w:val="both"/>
        <w:rPr>
          <w:del w:id="152" w:author="Sérgio Pedro" w:date="2026-07-10T09:59:00Z"/>
          <w:rFonts w:asciiTheme="minorHAnsi" w:hAnsiTheme="minorHAnsi" w:cstheme="minorHAnsi"/>
          <w:sz w:val="20"/>
          <w:szCs w:val="20"/>
          <w:lang w:val="en-GB"/>
        </w:rPr>
      </w:pPr>
      <w:del w:id="153" w:author="Sérgio Pedro" w:date="2026-07-10T09:59:00Z">
        <w:r w:rsidRPr="0055485E" w:rsidDel="00510525">
          <w:rPr>
            <w:rFonts w:asciiTheme="minorHAnsi" w:hAnsiTheme="minorHAnsi" w:cstheme="minorHAnsi"/>
            <w:sz w:val="20"/>
            <w:szCs w:val="20"/>
            <w:lang w:val="en-GB"/>
          </w:rPr>
          <w:delText xml:space="preserve">OECD (2020), Innovative Citizen Participation and New Democratic Institutions: Catching the Deliberative Wave, Éditions OCDE, Paris, https://doi.org/10.1787/339306da-en. </w:delText>
        </w:r>
      </w:del>
    </w:p>
    <w:p w14:paraId="156433C2" w14:textId="77777777" w:rsidR="0055485E" w:rsidRPr="0055485E" w:rsidRDefault="0055485E" w:rsidP="0055485E">
      <w:pPr>
        <w:pStyle w:val="NormalWeb"/>
        <w:spacing w:before="0" w:beforeAutospacing="0" w:after="0" w:afterAutospacing="0"/>
        <w:ind w:left="284" w:hanging="284"/>
        <w:jc w:val="both"/>
        <w:rPr>
          <w:rFonts w:asciiTheme="minorHAnsi" w:hAnsiTheme="minorHAnsi" w:cstheme="minorHAnsi"/>
          <w:sz w:val="20"/>
          <w:szCs w:val="20"/>
          <w:lang w:val="en-GB"/>
        </w:rPr>
      </w:pPr>
      <w:r w:rsidRPr="0055485E">
        <w:rPr>
          <w:rFonts w:asciiTheme="minorHAnsi" w:hAnsiTheme="minorHAnsi" w:cstheme="minorHAnsi"/>
          <w:sz w:val="20"/>
          <w:szCs w:val="20"/>
          <w:lang w:val="en-GB"/>
        </w:rPr>
        <w:t xml:space="preserve">OECD (2021) Public Governance Policy Paper. ‘Eight Ways to Institutionalise Deliberative Democracy’. OECD. </w:t>
      </w:r>
    </w:p>
    <w:p w14:paraId="4022606F"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r w:rsidRPr="0055485E">
        <w:rPr>
          <w:rFonts w:cstheme="minorHAnsi"/>
          <w:color w:val="222222"/>
          <w:sz w:val="20"/>
          <w:szCs w:val="20"/>
          <w:shd w:val="clear" w:color="auto" w:fill="FFFFFF"/>
          <w:lang w:val="en-GB"/>
        </w:rPr>
        <w:t>O'Flynn, J., &amp; Wanna, J. (Eds.). (2008). </w:t>
      </w:r>
      <w:r w:rsidRPr="0055485E">
        <w:rPr>
          <w:rFonts w:cstheme="minorHAnsi"/>
          <w:i/>
          <w:iCs/>
          <w:color w:val="222222"/>
          <w:sz w:val="20"/>
          <w:szCs w:val="20"/>
          <w:shd w:val="clear" w:color="auto" w:fill="FFFFFF"/>
          <w:lang w:val="en-GB"/>
        </w:rPr>
        <w:t>Collaborative Governance: A new era of public policy in Australia?</w:t>
      </w:r>
      <w:r w:rsidRPr="0055485E">
        <w:rPr>
          <w:rFonts w:cstheme="minorHAnsi"/>
          <w:color w:val="222222"/>
          <w:sz w:val="20"/>
          <w:szCs w:val="20"/>
          <w:shd w:val="clear" w:color="auto" w:fill="FFFFFF"/>
          <w:lang w:val="en-GB"/>
        </w:rPr>
        <w:t>. ANU E Press.</w:t>
      </w:r>
    </w:p>
    <w:p w14:paraId="01DA5CB1" w14:textId="77777777" w:rsidR="0055485E" w:rsidRPr="0055485E" w:rsidRDefault="0055485E" w:rsidP="0055485E">
      <w:pPr>
        <w:pStyle w:val="my-2"/>
        <w:spacing w:before="0" w:beforeAutospacing="0" w:after="0" w:afterAutospacing="0"/>
        <w:ind w:left="284" w:hanging="284"/>
        <w:jc w:val="both"/>
        <w:rPr>
          <w:rFonts w:asciiTheme="minorHAnsi" w:hAnsiTheme="minorHAnsi" w:cstheme="minorHAnsi"/>
          <w:sz w:val="20"/>
          <w:szCs w:val="20"/>
          <w:lang w:val="en-GB"/>
        </w:rPr>
      </w:pPr>
      <w:r w:rsidRPr="0055485E">
        <w:rPr>
          <w:rFonts w:asciiTheme="minorHAnsi" w:hAnsiTheme="minorHAnsi" w:cstheme="minorHAnsi"/>
          <w:color w:val="222222"/>
          <w:sz w:val="20"/>
          <w:szCs w:val="20"/>
          <w:shd w:val="clear" w:color="auto" w:fill="FFFFFF"/>
          <w:lang w:val="en-GB"/>
        </w:rPr>
        <w:t>Oleart, A. (2023). The Institutional ‘Success’ of the CoFoE via the ‘New Generation’Citizen Panels: The European Commission Leads the Public-Private ‘Citizen Turn’. In </w:t>
      </w:r>
      <w:r w:rsidRPr="0055485E">
        <w:rPr>
          <w:rFonts w:asciiTheme="minorHAnsi" w:hAnsiTheme="minorHAnsi" w:cstheme="minorHAnsi"/>
          <w:i/>
          <w:iCs/>
          <w:color w:val="222222"/>
          <w:sz w:val="20"/>
          <w:szCs w:val="20"/>
          <w:shd w:val="clear" w:color="auto" w:fill="FFFFFF"/>
          <w:lang w:val="en-GB"/>
        </w:rPr>
        <w:t>Democracy Without Politics in EU Citizen Participation: From European Demoi to Decolonial Multitude</w:t>
      </w:r>
      <w:r w:rsidRPr="0055485E">
        <w:rPr>
          <w:rFonts w:asciiTheme="minorHAnsi" w:hAnsiTheme="minorHAnsi" w:cstheme="minorHAnsi"/>
          <w:color w:val="222222"/>
          <w:sz w:val="20"/>
          <w:szCs w:val="20"/>
          <w:shd w:val="clear" w:color="auto" w:fill="FFFFFF"/>
          <w:lang w:val="en-GB"/>
        </w:rPr>
        <w:t> (pp. 163-203). Cham: Springer International Publishing.</w:t>
      </w:r>
    </w:p>
    <w:p w14:paraId="3122A807" w14:textId="77777777" w:rsidR="0055485E" w:rsidRPr="0055485E" w:rsidRDefault="0055485E" w:rsidP="0055485E">
      <w:pPr>
        <w:pStyle w:val="my-2"/>
        <w:spacing w:before="0" w:beforeAutospacing="0" w:after="0" w:afterAutospacing="0"/>
        <w:ind w:left="284" w:hanging="284"/>
        <w:jc w:val="both"/>
        <w:rPr>
          <w:rStyle w:val="citation"/>
          <w:rFonts w:asciiTheme="minorHAnsi" w:hAnsiTheme="minorHAnsi" w:cstheme="minorHAnsi"/>
          <w:sz w:val="20"/>
          <w:szCs w:val="20"/>
          <w:lang w:val="en-GB"/>
        </w:rPr>
      </w:pPr>
      <w:r w:rsidRPr="0055485E">
        <w:rPr>
          <w:rFonts w:asciiTheme="minorHAnsi" w:hAnsiTheme="minorHAnsi" w:cstheme="minorHAnsi"/>
          <w:sz w:val="20"/>
          <w:szCs w:val="20"/>
          <w:lang w:val="en-GB"/>
        </w:rPr>
        <w:t xml:space="preserve">Oleart, A. (2023a). </w:t>
      </w:r>
      <w:r w:rsidRPr="0055485E">
        <w:rPr>
          <w:rStyle w:val="Emphasis"/>
          <w:rFonts w:asciiTheme="minorHAnsi" w:hAnsiTheme="minorHAnsi" w:cstheme="minorHAnsi"/>
          <w:sz w:val="20"/>
          <w:szCs w:val="20"/>
          <w:lang w:val="en-GB"/>
        </w:rPr>
        <w:t>Democracy without politics in EU citizen participation</w:t>
      </w:r>
      <w:r w:rsidRPr="0055485E">
        <w:rPr>
          <w:rFonts w:asciiTheme="minorHAnsi" w:hAnsiTheme="minorHAnsi" w:cstheme="minorHAnsi"/>
          <w:sz w:val="20"/>
          <w:szCs w:val="20"/>
          <w:lang w:val="en-GB"/>
        </w:rPr>
        <w:t>. Rowman &amp; Littlefield.</w:t>
      </w:r>
      <w:hyperlink r:id="rId18" w:tgtFrame="_blank" w:history="1">
        <w:r w:rsidRPr="0055485E">
          <w:rPr>
            <w:rStyle w:val="inline-block"/>
            <w:rFonts w:asciiTheme="minorHAnsi" w:hAnsiTheme="minorHAnsi" w:cstheme="minorHAnsi"/>
            <w:color w:val="0000FF"/>
            <w:sz w:val="20"/>
            <w:szCs w:val="20"/>
            <w:u w:val="single"/>
            <w:lang w:val="en-GB"/>
          </w:rPr>
          <w:t>feps-europe</w:t>
        </w:r>
      </w:hyperlink>
    </w:p>
    <w:p w14:paraId="1994D117" w14:textId="77777777" w:rsidR="0055485E" w:rsidRPr="0055485E" w:rsidRDefault="0055485E" w:rsidP="0055485E">
      <w:pPr>
        <w:pStyle w:val="my-2"/>
        <w:spacing w:before="0" w:beforeAutospacing="0" w:after="0" w:afterAutospacing="0"/>
        <w:ind w:left="284" w:hanging="284"/>
        <w:jc w:val="both"/>
        <w:rPr>
          <w:rFonts w:asciiTheme="minorHAnsi" w:hAnsiTheme="minorHAnsi" w:cstheme="minorHAnsi"/>
          <w:color w:val="222222"/>
          <w:sz w:val="20"/>
          <w:szCs w:val="20"/>
          <w:shd w:val="clear" w:color="auto" w:fill="FFFFFF"/>
          <w:lang w:val="en-GB"/>
        </w:rPr>
      </w:pPr>
      <w:r w:rsidRPr="0055485E">
        <w:rPr>
          <w:rFonts w:asciiTheme="minorHAnsi" w:hAnsiTheme="minorHAnsi" w:cstheme="minorHAnsi"/>
          <w:color w:val="222222"/>
          <w:sz w:val="20"/>
          <w:szCs w:val="20"/>
          <w:shd w:val="clear" w:color="auto" w:fill="FFFFFF"/>
          <w:lang w:val="en-GB"/>
        </w:rPr>
        <w:t>Oleart, A. (2023b). Individualised Technodeliberation in the CoFoE European Citizens’ Panels: The Presence of the Absence of the European Demoi. In </w:t>
      </w:r>
      <w:r w:rsidRPr="0055485E">
        <w:rPr>
          <w:rFonts w:asciiTheme="minorHAnsi" w:hAnsiTheme="minorHAnsi" w:cstheme="minorHAnsi"/>
          <w:i/>
          <w:iCs/>
          <w:color w:val="222222"/>
          <w:sz w:val="20"/>
          <w:szCs w:val="20"/>
          <w:shd w:val="clear" w:color="auto" w:fill="FFFFFF"/>
          <w:lang w:val="en-GB"/>
        </w:rPr>
        <w:t>Democracy Without Politics in EU Citizen Participation: From European Demoi to Decolonial Multitude</w:t>
      </w:r>
      <w:r w:rsidRPr="0055485E">
        <w:rPr>
          <w:rFonts w:asciiTheme="minorHAnsi" w:hAnsiTheme="minorHAnsi" w:cstheme="minorHAnsi"/>
          <w:color w:val="222222"/>
          <w:sz w:val="20"/>
          <w:szCs w:val="20"/>
          <w:shd w:val="clear" w:color="auto" w:fill="FFFFFF"/>
          <w:lang w:val="en-GB"/>
        </w:rPr>
        <w:t> (pp. 121-162). Cham: Springer International Publishing.</w:t>
      </w:r>
    </w:p>
    <w:p w14:paraId="7D2620D7" w14:textId="77777777" w:rsidR="0055485E" w:rsidRPr="0055485E" w:rsidRDefault="0055485E" w:rsidP="0055485E">
      <w:pPr>
        <w:pStyle w:val="my-2"/>
        <w:spacing w:before="0" w:beforeAutospacing="0" w:after="0" w:afterAutospacing="0"/>
        <w:ind w:left="284" w:hanging="284"/>
        <w:jc w:val="both"/>
        <w:rPr>
          <w:rFonts w:asciiTheme="minorHAnsi" w:hAnsiTheme="minorHAnsi" w:cstheme="minorHAnsi"/>
          <w:sz w:val="20"/>
          <w:szCs w:val="20"/>
          <w:lang w:val="en-GB"/>
        </w:rPr>
      </w:pPr>
      <w:r w:rsidRPr="0055485E">
        <w:rPr>
          <w:rFonts w:asciiTheme="minorHAnsi" w:hAnsiTheme="minorHAnsi" w:cstheme="minorHAnsi"/>
          <w:sz w:val="20"/>
          <w:szCs w:val="20"/>
          <w:lang w:val="en-GB"/>
        </w:rPr>
        <w:t>Oleart, A. (various works on citizen participation, EU democracy, and legitimacy).</w:t>
      </w:r>
    </w:p>
    <w:p w14:paraId="3AC6CEDE" w14:textId="77777777" w:rsidR="0055485E" w:rsidRPr="0055485E" w:rsidRDefault="0055485E" w:rsidP="0055485E">
      <w:pPr>
        <w:pStyle w:val="my-2"/>
        <w:spacing w:before="0" w:beforeAutospacing="0" w:after="0" w:afterAutospacing="0"/>
        <w:ind w:left="284" w:hanging="284"/>
        <w:jc w:val="both"/>
        <w:rPr>
          <w:rStyle w:val="citation"/>
          <w:rFonts w:asciiTheme="minorHAnsi" w:hAnsiTheme="minorHAnsi" w:cstheme="minorHAnsi"/>
          <w:sz w:val="20"/>
          <w:szCs w:val="20"/>
          <w:lang w:val="en-GB"/>
        </w:rPr>
      </w:pPr>
      <w:r w:rsidRPr="0055485E">
        <w:rPr>
          <w:rFonts w:asciiTheme="minorHAnsi" w:hAnsiTheme="minorHAnsi" w:cstheme="minorHAnsi"/>
          <w:sz w:val="20"/>
          <w:szCs w:val="20"/>
          <w:lang w:val="en-GB"/>
        </w:rPr>
        <w:t xml:space="preserve">Oleart, A., &amp; Theuns, T. (2022). Democratic backsliding and the poverty of the European Commission’s conception of democracy. </w:t>
      </w:r>
      <w:r w:rsidRPr="0055485E">
        <w:rPr>
          <w:rStyle w:val="Emphasis"/>
          <w:rFonts w:asciiTheme="minorHAnsi" w:hAnsiTheme="minorHAnsi" w:cstheme="minorHAnsi"/>
          <w:sz w:val="20"/>
          <w:szCs w:val="20"/>
          <w:lang w:val="en-GB"/>
        </w:rPr>
        <w:t>European Politics and Society</w:t>
      </w:r>
      <w:r w:rsidRPr="0055485E">
        <w:rPr>
          <w:rFonts w:asciiTheme="minorHAnsi" w:hAnsiTheme="minorHAnsi" w:cstheme="minorHAnsi"/>
          <w:sz w:val="20"/>
          <w:szCs w:val="20"/>
          <w:lang w:val="en-GB"/>
        </w:rPr>
        <w:t>. https://scholarlypublications.universiteitleiden.nl/handle/1887/3505470</w:t>
      </w:r>
      <w:hyperlink r:id="rId19" w:tgtFrame="_blank" w:history="1">
        <w:r w:rsidRPr="0055485E">
          <w:rPr>
            <w:rStyle w:val="inline-block"/>
            <w:rFonts w:asciiTheme="minorHAnsi" w:hAnsiTheme="minorHAnsi" w:cstheme="minorHAnsi"/>
            <w:color w:val="0000FF"/>
            <w:sz w:val="20"/>
            <w:szCs w:val="20"/>
            <w:u w:val="single"/>
            <w:lang w:val="en-GB"/>
          </w:rPr>
          <w:t>scholarlypublications.universiteitleiden</w:t>
        </w:r>
      </w:hyperlink>
    </w:p>
    <w:p w14:paraId="77FAF0BD" w14:textId="77777777" w:rsidR="0055485E" w:rsidRPr="0055485E" w:rsidRDefault="0055485E" w:rsidP="0055485E">
      <w:pPr>
        <w:spacing w:after="0" w:line="240" w:lineRule="auto"/>
        <w:ind w:left="284" w:hanging="284"/>
        <w:jc w:val="both"/>
        <w:rPr>
          <w:rFonts w:eastAsia="Times New Roman" w:cstheme="minorHAnsi"/>
          <w:sz w:val="20"/>
          <w:szCs w:val="20"/>
          <w:lang w:val="en-GB" w:eastAsia="pt-PT"/>
        </w:rPr>
      </w:pPr>
      <w:r w:rsidRPr="0055485E">
        <w:rPr>
          <w:rFonts w:eastAsia="Times New Roman" w:cstheme="minorHAnsi"/>
          <w:sz w:val="20"/>
          <w:szCs w:val="20"/>
          <w:lang w:val="en-GB" w:eastAsia="pt-PT"/>
        </w:rPr>
        <w:t xml:space="preserve">Ostrom, E. (1990). </w:t>
      </w:r>
      <w:r w:rsidRPr="0055485E">
        <w:rPr>
          <w:rFonts w:eastAsia="Times New Roman" w:cstheme="minorHAnsi"/>
          <w:i/>
          <w:iCs/>
          <w:sz w:val="20"/>
          <w:szCs w:val="20"/>
          <w:lang w:val="en-GB" w:eastAsia="pt-PT"/>
        </w:rPr>
        <w:t>Governing the Commons: The Evolution of Institutions for Collective Action</w:t>
      </w:r>
      <w:r w:rsidRPr="0055485E">
        <w:rPr>
          <w:rFonts w:eastAsia="Times New Roman" w:cstheme="minorHAnsi"/>
          <w:sz w:val="20"/>
          <w:szCs w:val="20"/>
          <w:lang w:val="en-GB" w:eastAsia="pt-PT"/>
        </w:rPr>
        <w:t xml:space="preserve">. Cambridge University Press. </w:t>
      </w:r>
      <w:r w:rsidRPr="0055485E">
        <w:rPr>
          <w:rFonts w:cstheme="minorHAnsi"/>
          <w:sz w:val="20"/>
          <w:szCs w:val="20"/>
          <w:lang w:val="en-GB"/>
        </w:rPr>
        <w:t>.</w:t>
      </w:r>
    </w:p>
    <w:p w14:paraId="70F2778C" w14:textId="77777777" w:rsidR="0055485E" w:rsidRPr="0055485E" w:rsidRDefault="0055485E" w:rsidP="0055485E">
      <w:pPr>
        <w:spacing w:after="0" w:line="240" w:lineRule="auto"/>
        <w:ind w:left="284" w:hanging="284"/>
        <w:jc w:val="both"/>
        <w:rPr>
          <w:rFonts w:eastAsia="Times New Roman" w:cstheme="minorHAnsi"/>
          <w:sz w:val="20"/>
          <w:szCs w:val="20"/>
          <w:lang w:val="en-GB" w:eastAsia="pt-PT"/>
        </w:rPr>
      </w:pPr>
      <w:r w:rsidRPr="0055485E">
        <w:rPr>
          <w:rFonts w:eastAsia="Times New Roman" w:cstheme="minorHAnsi"/>
          <w:sz w:val="20"/>
          <w:szCs w:val="20"/>
          <w:lang w:val="en-GB" w:eastAsia="pt-PT"/>
        </w:rPr>
        <w:t xml:space="preserve">Ostrom, E. (2010). Beyond markets and states: Polycentric governance of complex economic systems. </w:t>
      </w:r>
      <w:r w:rsidRPr="0055485E">
        <w:rPr>
          <w:rFonts w:eastAsia="Times New Roman" w:cstheme="minorHAnsi"/>
          <w:i/>
          <w:iCs/>
          <w:sz w:val="20"/>
          <w:szCs w:val="20"/>
          <w:lang w:val="en-GB" w:eastAsia="pt-PT"/>
        </w:rPr>
        <w:t>American Economic Review, 100</w:t>
      </w:r>
      <w:r w:rsidRPr="0055485E">
        <w:rPr>
          <w:rFonts w:eastAsia="Times New Roman" w:cstheme="minorHAnsi"/>
          <w:sz w:val="20"/>
          <w:szCs w:val="20"/>
          <w:lang w:val="en-GB" w:eastAsia="pt-PT"/>
        </w:rPr>
        <w:t xml:space="preserve">(3), 641–672. </w:t>
      </w:r>
    </w:p>
    <w:p w14:paraId="20E11D7D" w14:textId="77777777" w:rsidR="0055485E" w:rsidRPr="0055485E" w:rsidRDefault="0055485E" w:rsidP="0055485E">
      <w:pPr>
        <w:spacing w:after="0" w:line="240" w:lineRule="auto"/>
        <w:ind w:left="284" w:hanging="284"/>
        <w:jc w:val="both"/>
        <w:rPr>
          <w:rFonts w:cstheme="minorHAnsi"/>
          <w:color w:val="1C1D1E"/>
          <w:sz w:val="20"/>
          <w:szCs w:val="20"/>
          <w:shd w:val="clear" w:color="auto" w:fill="FFFFFF"/>
          <w:lang w:val="en-GB"/>
        </w:rPr>
      </w:pPr>
      <w:r w:rsidRPr="0055485E">
        <w:rPr>
          <w:rStyle w:val="editor"/>
          <w:rFonts w:cstheme="minorHAnsi"/>
          <w:color w:val="1C1D1E"/>
          <w:sz w:val="20"/>
          <w:szCs w:val="20"/>
          <w:shd w:val="clear" w:color="auto" w:fill="FFFFFF"/>
          <w:lang w:val="en-GB"/>
        </w:rPr>
        <w:t>P. Jackson</w:t>
      </w:r>
      <w:r w:rsidRPr="0055485E">
        <w:rPr>
          <w:rFonts w:cstheme="minorHAnsi"/>
          <w:color w:val="1C1D1E"/>
          <w:sz w:val="20"/>
          <w:szCs w:val="20"/>
          <w:shd w:val="clear" w:color="auto" w:fill="FFFFFF"/>
          <w:lang w:val="en-GB"/>
        </w:rPr>
        <w:t>, </w:t>
      </w:r>
      <w:r w:rsidRPr="0055485E">
        <w:rPr>
          <w:rStyle w:val="editor"/>
          <w:rFonts w:cstheme="minorHAnsi"/>
          <w:color w:val="1C1D1E"/>
          <w:sz w:val="20"/>
          <w:szCs w:val="20"/>
          <w:shd w:val="clear" w:color="auto" w:fill="FFFFFF"/>
          <w:lang w:val="en-GB"/>
        </w:rPr>
        <w:t>P. Crang</w:t>
      </w:r>
      <w:r w:rsidRPr="0055485E">
        <w:rPr>
          <w:rFonts w:cstheme="minorHAnsi"/>
          <w:color w:val="1C1D1E"/>
          <w:sz w:val="20"/>
          <w:szCs w:val="20"/>
          <w:shd w:val="clear" w:color="auto" w:fill="FFFFFF"/>
          <w:lang w:val="en-GB"/>
        </w:rPr>
        <w:t> and </w:t>
      </w:r>
      <w:r w:rsidRPr="0055485E">
        <w:rPr>
          <w:rStyle w:val="editor"/>
          <w:rFonts w:cstheme="minorHAnsi"/>
          <w:color w:val="1C1D1E"/>
          <w:sz w:val="20"/>
          <w:szCs w:val="20"/>
          <w:shd w:val="clear" w:color="auto" w:fill="FFFFFF"/>
          <w:lang w:val="en-GB"/>
        </w:rPr>
        <w:t>C. Dwyer</w:t>
      </w:r>
      <w:r w:rsidRPr="0055485E">
        <w:rPr>
          <w:rFonts w:cstheme="minorHAnsi"/>
          <w:color w:val="1C1D1E"/>
          <w:sz w:val="20"/>
          <w:szCs w:val="20"/>
          <w:shd w:val="clear" w:color="auto" w:fill="FFFFFF"/>
          <w:lang w:val="en-GB"/>
        </w:rPr>
        <w:t>, (eds) (</w:t>
      </w:r>
      <w:r w:rsidRPr="0055485E">
        <w:rPr>
          <w:rStyle w:val="pubyear"/>
          <w:rFonts w:cstheme="minorHAnsi"/>
          <w:color w:val="1C1D1E"/>
          <w:sz w:val="20"/>
          <w:szCs w:val="20"/>
          <w:shd w:val="clear" w:color="auto" w:fill="FFFFFF"/>
          <w:lang w:val="en-GB"/>
        </w:rPr>
        <w:t>2004</w:t>
      </w:r>
      <w:r w:rsidRPr="0055485E">
        <w:rPr>
          <w:rFonts w:cstheme="minorHAnsi"/>
          <w:color w:val="1C1D1E"/>
          <w:sz w:val="20"/>
          <w:szCs w:val="20"/>
          <w:shd w:val="clear" w:color="auto" w:fill="FFFFFF"/>
          <w:lang w:val="en-GB"/>
        </w:rPr>
        <w:t>) </w:t>
      </w:r>
      <w:r w:rsidRPr="0055485E">
        <w:rPr>
          <w:rStyle w:val="booktitle"/>
          <w:rFonts w:cstheme="minorHAnsi"/>
          <w:i/>
          <w:iCs/>
          <w:color w:val="1C1D1E"/>
          <w:sz w:val="20"/>
          <w:szCs w:val="20"/>
          <w:shd w:val="clear" w:color="auto" w:fill="FFFFFF"/>
          <w:lang w:val="en-GB"/>
        </w:rPr>
        <w:t>Transnational Spaces</w:t>
      </w:r>
      <w:r w:rsidRPr="0055485E">
        <w:rPr>
          <w:rFonts w:cstheme="minorHAnsi"/>
          <w:color w:val="1C1D1E"/>
          <w:sz w:val="20"/>
          <w:szCs w:val="20"/>
          <w:shd w:val="clear" w:color="auto" w:fill="FFFFFF"/>
          <w:lang w:val="en-GB"/>
        </w:rPr>
        <w:t>, London : Routledge.</w:t>
      </w:r>
    </w:p>
    <w:p w14:paraId="7734FFFA" w14:textId="77777777" w:rsidR="0055485E" w:rsidRPr="0055485E" w:rsidRDefault="0055485E" w:rsidP="0055485E">
      <w:pPr>
        <w:spacing w:after="0" w:line="240" w:lineRule="auto"/>
        <w:ind w:left="284" w:hanging="284"/>
        <w:jc w:val="both"/>
        <w:rPr>
          <w:rFonts w:cstheme="minorHAnsi"/>
          <w:sz w:val="20"/>
          <w:szCs w:val="20"/>
          <w:lang w:val="en-GB"/>
        </w:rPr>
      </w:pPr>
      <w:r w:rsidRPr="0055485E">
        <w:rPr>
          <w:rFonts w:cstheme="minorHAnsi"/>
          <w:color w:val="222222"/>
          <w:sz w:val="20"/>
          <w:szCs w:val="20"/>
          <w:shd w:val="clear" w:color="auto" w:fill="FFFFFF"/>
          <w:lang w:val="en-GB"/>
        </w:rPr>
        <w:t>Padilla Peralta, D. E. (2020). Epistemicide: the Roman case. </w:t>
      </w:r>
      <w:r w:rsidRPr="0055485E">
        <w:rPr>
          <w:rFonts w:cstheme="minorHAnsi"/>
          <w:i/>
          <w:iCs/>
          <w:color w:val="222222"/>
          <w:sz w:val="20"/>
          <w:szCs w:val="20"/>
          <w:shd w:val="clear" w:color="auto" w:fill="FFFFFF"/>
          <w:lang w:val="en-GB"/>
        </w:rPr>
        <w:t>Classica: revista brasileira de estudos classicos</w:t>
      </w:r>
      <w:r w:rsidRPr="0055485E">
        <w:rPr>
          <w:rFonts w:cstheme="minorHAnsi"/>
          <w:color w:val="222222"/>
          <w:sz w:val="20"/>
          <w:szCs w:val="20"/>
          <w:shd w:val="clear" w:color="auto" w:fill="FFFFFF"/>
          <w:lang w:val="en-GB"/>
        </w:rPr>
        <w:t>, </w:t>
      </w:r>
      <w:r w:rsidRPr="0055485E">
        <w:rPr>
          <w:rFonts w:cstheme="minorHAnsi"/>
          <w:i/>
          <w:iCs/>
          <w:color w:val="222222"/>
          <w:sz w:val="20"/>
          <w:szCs w:val="20"/>
          <w:shd w:val="clear" w:color="auto" w:fill="FFFFFF"/>
          <w:lang w:val="en-GB"/>
        </w:rPr>
        <w:t>33</w:t>
      </w:r>
      <w:r w:rsidRPr="0055485E">
        <w:rPr>
          <w:rFonts w:cstheme="minorHAnsi"/>
          <w:color w:val="222222"/>
          <w:sz w:val="20"/>
          <w:szCs w:val="20"/>
          <w:shd w:val="clear" w:color="auto" w:fill="FFFFFF"/>
          <w:lang w:val="en-GB"/>
        </w:rPr>
        <w:t>(2), 151-186.</w:t>
      </w:r>
    </w:p>
    <w:p w14:paraId="78258BC5" w14:textId="77777777" w:rsidR="00510525" w:rsidRDefault="00510525" w:rsidP="0055485E">
      <w:pPr>
        <w:spacing w:after="0" w:line="240" w:lineRule="auto"/>
        <w:ind w:left="284" w:hanging="284"/>
        <w:jc w:val="both"/>
        <w:rPr>
          <w:ins w:id="154" w:author="Sérgio Pedro" w:date="2026-07-10T09:59:00Z"/>
          <w:rFonts w:cstheme="minorHAnsi"/>
          <w:sz w:val="20"/>
          <w:szCs w:val="20"/>
          <w:lang w:val="en-GB"/>
        </w:rPr>
      </w:pPr>
      <w:ins w:id="155" w:author="Sérgio Pedro" w:date="2026-07-10T09:59:00Z">
        <w:r>
          <w:rPr>
            <w:rFonts w:cstheme="minorHAnsi"/>
            <w:sz w:val="20"/>
            <w:szCs w:val="20"/>
            <w:lang w:val="en-GB"/>
          </w:rPr>
          <w:t>Papadopoulos, Y (2003). Cooperative Forms of Governance: Problems of Democratic Accountability in Complex Environments, «European Journal of Political Research», 42, pp. 473-501.</w:t>
        </w:r>
      </w:ins>
    </w:p>
    <w:p w14:paraId="474D032B" w14:textId="7B90AC0E" w:rsidR="0055485E" w:rsidRPr="0055485E" w:rsidDel="00510525" w:rsidRDefault="0055485E" w:rsidP="0055485E">
      <w:pPr>
        <w:spacing w:after="0" w:line="240" w:lineRule="auto"/>
        <w:ind w:left="284" w:hanging="284"/>
        <w:jc w:val="both"/>
        <w:rPr>
          <w:del w:id="156" w:author="Sérgio Pedro" w:date="2026-07-10T09:59:00Z"/>
          <w:rFonts w:cstheme="minorHAnsi"/>
          <w:sz w:val="20"/>
          <w:szCs w:val="20"/>
          <w:lang w:val="en-GB"/>
        </w:rPr>
      </w:pPr>
      <w:del w:id="157" w:author="Sérgio Pedro" w:date="2026-07-10T09:59:00Z">
        <w:r w:rsidRPr="0055485E" w:rsidDel="00510525">
          <w:rPr>
            <w:rFonts w:cstheme="minorHAnsi"/>
            <w:sz w:val="20"/>
            <w:szCs w:val="20"/>
            <w:lang w:val="en-GB"/>
          </w:rPr>
          <w:delText>Papadopoulos, Y (2003), Cooperative Forms of Governance: Problems of Democratic Accountability in Complex Environments, «European Journal of Political Research», 42, pp. 473-501.</w:delText>
        </w:r>
      </w:del>
    </w:p>
    <w:p w14:paraId="707F7171" w14:textId="77777777" w:rsidR="0055485E" w:rsidRPr="0055485E" w:rsidRDefault="0055485E" w:rsidP="0055485E">
      <w:pPr>
        <w:spacing w:after="0" w:line="240" w:lineRule="auto"/>
        <w:ind w:left="284" w:hanging="284"/>
        <w:jc w:val="both"/>
        <w:rPr>
          <w:rFonts w:eastAsia="Times New Roman" w:cstheme="minorHAnsi"/>
          <w:sz w:val="20"/>
          <w:szCs w:val="20"/>
          <w:lang w:val="en-GB" w:eastAsia="pt-PT"/>
        </w:rPr>
      </w:pPr>
      <w:r w:rsidRPr="0055485E">
        <w:rPr>
          <w:rFonts w:eastAsia="Times New Roman" w:cstheme="minorHAnsi"/>
          <w:sz w:val="20"/>
          <w:szCs w:val="20"/>
          <w:lang w:val="en-GB" w:eastAsia="pt-PT"/>
        </w:rPr>
        <w:t>Papadopoulos, Y. (2013). Democracy in crisis? Politics, governance and representation. The Policy Press.</w:t>
      </w:r>
    </w:p>
    <w:p w14:paraId="643000AC" w14:textId="77777777" w:rsidR="0055485E" w:rsidRPr="0055485E" w:rsidRDefault="0055485E" w:rsidP="0055485E">
      <w:pPr>
        <w:autoSpaceDE w:val="0"/>
        <w:autoSpaceDN w:val="0"/>
        <w:adjustRightInd w:val="0"/>
        <w:spacing w:after="0" w:line="240" w:lineRule="auto"/>
        <w:ind w:left="284" w:hanging="284"/>
        <w:jc w:val="both"/>
        <w:rPr>
          <w:rFonts w:cstheme="minorHAnsi"/>
          <w:color w:val="222222"/>
          <w:sz w:val="20"/>
          <w:szCs w:val="20"/>
          <w:shd w:val="clear" w:color="auto" w:fill="FFFFFF"/>
        </w:rPr>
      </w:pPr>
      <w:r w:rsidRPr="0055485E">
        <w:rPr>
          <w:rFonts w:cstheme="minorHAnsi"/>
          <w:color w:val="222222"/>
          <w:sz w:val="20"/>
          <w:szCs w:val="20"/>
          <w:shd w:val="clear" w:color="auto" w:fill="FFFFFF"/>
        </w:rPr>
        <w:t>Parés, M., Echenique, L. D., Pomeroy, M. E., Furtado, A., Tubau, E., Bagaria, R., &amp; Montes, A. (2007). Guía Práctica para la creación de Obsrevatorios Locales de Democracia Participativa.</w:t>
      </w:r>
    </w:p>
    <w:p w14:paraId="2096B3CF"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rPr>
      </w:pPr>
      <w:r w:rsidRPr="0055485E">
        <w:rPr>
          <w:rFonts w:cstheme="minorHAnsi"/>
          <w:color w:val="222222"/>
          <w:sz w:val="20"/>
          <w:szCs w:val="20"/>
          <w:shd w:val="clear" w:color="auto" w:fill="FFFFFF"/>
        </w:rPr>
        <w:t>Parés, M., Echenique, L. D., Pomeroy, M. E., Tubau, E., Bagaria, R., &amp; Montes, A. (2007). Guía práctica para la detección de buenas prácticas en procesos participativos.</w:t>
      </w:r>
    </w:p>
    <w:p w14:paraId="507CC033" w14:textId="77777777" w:rsidR="0055485E" w:rsidRPr="0055485E" w:rsidRDefault="0055485E" w:rsidP="0055485E">
      <w:pPr>
        <w:spacing w:after="0" w:line="240" w:lineRule="auto"/>
        <w:ind w:left="284" w:hanging="284"/>
        <w:jc w:val="both"/>
        <w:rPr>
          <w:rFonts w:eastAsia="Times New Roman" w:cstheme="minorHAnsi"/>
          <w:sz w:val="20"/>
          <w:szCs w:val="20"/>
          <w:lang w:val="en-GB" w:eastAsia="pt-PT"/>
        </w:rPr>
      </w:pPr>
      <w:r w:rsidRPr="0055485E">
        <w:rPr>
          <w:rFonts w:eastAsia="Times New Roman" w:cstheme="minorHAnsi"/>
          <w:sz w:val="20"/>
          <w:szCs w:val="20"/>
          <w:lang w:val="en-GB" w:eastAsia="pt-PT"/>
        </w:rPr>
        <w:t xml:space="preserve">Parker, H., Crona, B., &amp; De La Torre-Castro, M. (2018). Boundary organizations and the role of boundary objects in adaptation to climate change. </w:t>
      </w:r>
      <w:r w:rsidRPr="0055485E">
        <w:rPr>
          <w:rFonts w:eastAsia="Times New Roman" w:cstheme="minorHAnsi"/>
          <w:i/>
          <w:iCs/>
          <w:sz w:val="20"/>
          <w:szCs w:val="20"/>
          <w:lang w:val="en-GB" w:eastAsia="pt-PT"/>
        </w:rPr>
        <w:t>Climatic Change, 148</w:t>
      </w:r>
      <w:r w:rsidRPr="0055485E">
        <w:rPr>
          <w:rFonts w:eastAsia="Times New Roman" w:cstheme="minorHAnsi"/>
          <w:sz w:val="20"/>
          <w:szCs w:val="20"/>
          <w:lang w:val="en-GB" w:eastAsia="pt-PT"/>
        </w:rPr>
        <w:t>, 355–367.</w:t>
      </w:r>
    </w:p>
    <w:p w14:paraId="5CE6409D" w14:textId="77777777" w:rsidR="0055485E" w:rsidRPr="0055485E" w:rsidRDefault="0055485E" w:rsidP="0055485E">
      <w:pPr>
        <w:spacing w:after="0" w:line="240" w:lineRule="auto"/>
        <w:ind w:left="284" w:hanging="284"/>
        <w:jc w:val="both"/>
        <w:rPr>
          <w:rFonts w:eastAsia="Times New Roman" w:cstheme="minorHAnsi"/>
          <w:sz w:val="20"/>
          <w:szCs w:val="20"/>
          <w:lang w:val="en-GB" w:eastAsia="pt-PT"/>
        </w:rPr>
      </w:pPr>
      <w:r w:rsidRPr="0055485E">
        <w:rPr>
          <w:rFonts w:eastAsia="Times New Roman" w:cstheme="minorHAnsi"/>
          <w:sz w:val="20"/>
          <w:szCs w:val="20"/>
          <w:lang w:val="en-GB" w:eastAsia="pt-PT"/>
        </w:rPr>
        <w:t xml:space="preserve">Parker, J., &amp; Crona, B. (2012). On being all things to all people: Boundary organizations and the contemporary research university. </w:t>
      </w:r>
      <w:r w:rsidRPr="0055485E">
        <w:rPr>
          <w:rFonts w:eastAsia="Times New Roman" w:cstheme="minorHAnsi"/>
          <w:i/>
          <w:iCs/>
          <w:sz w:val="20"/>
          <w:szCs w:val="20"/>
          <w:lang w:val="en-GB" w:eastAsia="pt-PT"/>
        </w:rPr>
        <w:t>Social Studies of Science, 42</w:t>
      </w:r>
      <w:r w:rsidRPr="0055485E">
        <w:rPr>
          <w:rFonts w:eastAsia="Times New Roman" w:cstheme="minorHAnsi"/>
          <w:sz w:val="20"/>
          <w:szCs w:val="20"/>
          <w:lang w:val="en-GB" w:eastAsia="pt-PT"/>
        </w:rPr>
        <w:t>(2), 266–289.</w:t>
      </w:r>
    </w:p>
    <w:p w14:paraId="0849A9F2" w14:textId="77777777" w:rsidR="0055485E" w:rsidRPr="0055485E" w:rsidRDefault="0055485E" w:rsidP="0055485E">
      <w:pPr>
        <w:autoSpaceDE w:val="0"/>
        <w:autoSpaceDN w:val="0"/>
        <w:adjustRightInd w:val="0"/>
        <w:spacing w:after="0" w:line="240" w:lineRule="auto"/>
        <w:ind w:left="284" w:hanging="284"/>
        <w:jc w:val="both"/>
        <w:rPr>
          <w:rFonts w:cstheme="minorHAnsi"/>
          <w:color w:val="222222"/>
          <w:sz w:val="20"/>
          <w:szCs w:val="20"/>
          <w:shd w:val="clear" w:color="auto" w:fill="FFFFFF"/>
          <w:lang w:val="en-GB"/>
        </w:rPr>
      </w:pPr>
      <w:r w:rsidRPr="0055485E">
        <w:rPr>
          <w:rFonts w:cstheme="minorHAnsi"/>
          <w:color w:val="222222"/>
          <w:sz w:val="20"/>
          <w:szCs w:val="20"/>
          <w:shd w:val="clear" w:color="auto" w:fill="FFFFFF"/>
          <w:lang w:val="en-GB"/>
        </w:rPr>
        <w:t>Parkinson, J., &amp; Mansbridge, J. (Eds.). (2012). </w:t>
      </w:r>
      <w:r w:rsidRPr="0055485E">
        <w:rPr>
          <w:rFonts w:cstheme="minorHAnsi"/>
          <w:i/>
          <w:iCs/>
          <w:color w:val="222222"/>
          <w:sz w:val="20"/>
          <w:szCs w:val="20"/>
          <w:shd w:val="clear" w:color="auto" w:fill="FFFFFF"/>
          <w:lang w:val="en-GB"/>
        </w:rPr>
        <w:t>Deliberative systems: Deliberative democracy at the large scale</w:t>
      </w:r>
      <w:r w:rsidRPr="0055485E">
        <w:rPr>
          <w:rFonts w:cstheme="minorHAnsi"/>
          <w:color w:val="222222"/>
          <w:sz w:val="20"/>
          <w:szCs w:val="20"/>
          <w:shd w:val="clear" w:color="auto" w:fill="FFFFFF"/>
          <w:lang w:val="en-GB"/>
        </w:rPr>
        <w:t>. Cambridge University Press.</w:t>
      </w:r>
    </w:p>
    <w:p w14:paraId="0D095367" w14:textId="77777777" w:rsidR="0055485E" w:rsidRPr="0055485E" w:rsidRDefault="0055485E" w:rsidP="0055485E">
      <w:pPr>
        <w:spacing w:after="0" w:line="240" w:lineRule="auto"/>
        <w:ind w:left="284" w:hanging="284"/>
        <w:jc w:val="both"/>
        <w:rPr>
          <w:rFonts w:eastAsia="Times New Roman" w:cstheme="minorHAnsi"/>
          <w:sz w:val="20"/>
          <w:szCs w:val="20"/>
          <w:lang w:val="en-GB" w:eastAsia="pt-PT"/>
        </w:rPr>
      </w:pPr>
      <w:r w:rsidRPr="0055485E">
        <w:rPr>
          <w:rFonts w:eastAsia="Times New Roman" w:cstheme="minorHAnsi"/>
          <w:sz w:val="20"/>
          <w:szCs w:val="20"/>
          <w:lang w:val="en-GB" w:eastAsia="pt-PT"/>
        </w:rPr>
        <w:t xml:space="preserve">Pascale, A., &amp; de Sio, L. (2022). </w:t>
      </w:r>
      <w:r w:rsidRPr="0055485E">
        <w:rPr>
          <w:rFonts w:eastAsia="Times New Roman" w:cstheme="minorHAnsi"/>
          <w:i/>
          <w:iCs/>
          <w:sz w:val="20"/>
          <w:szCs w:val="20"/>
          <w:lang w:val="en-GB" w:eastAsia="pt-PT"/>
        </w:rPr>
        <w:t>Making EU representative democracy fit for the future</w:t>
      </w:r>
      <w:r w:rsidRPr="0055485E">
        <w:rPr>
          <w:rFonts w:eastAsia="Times New Roman" w:cstheme="minorHAnsi"/>
          <w:sz w:val="20"/>
          <w:szCs w:val="20"/>
          <w:lang w:val="en-GB" w:eastAsia="pt-PT"/>
        </w:rPr>
        <w:t>. Sieps.</w:t>
      </w:r>
    </w:p>
    <w:p w14:paraId="39D14985" w14:textId="77777777" w:rsidR="0055485E" w:rsidRPr="0055485E" w:rsidRDefault="0055485E" w:rsidP="0055485E">
      <w:pPr>
        <w:spacing w:after="0" w:line="240" w:lineRule="auto"/>
        <w:ind w:left="284" w:hanging="284"/>
        <w:jc w:val="both"/>
        <w:rPr>
          <w:rFonts w:cstheme="minorHAnsi"/>
          <w:color w:val="000000"/>
          <w:sz w:val="20"/>
          <w:szCs w:val="20"/>
          <w:shd w:val="clear" w:color="auto" w:fill="EDEDE8"/>
          <w:lang w:val="en-GB"/>
        </w:rPr>
      </w:pPr>
      <w:r w:rsidRPr="0055485E">
        <w:rPr>
          <w:rFonts w:cstheme="minorHAnsi"/>
          <w:color w:val="000000"/>
          <w:sz w:val="20"/>
          <w:szCs w:val="20"/>
          <w:shd w:val="clear" w:color="auto" w:fill="EDEDE8"/>
          <w:lang w:val="en-GB"/>
        </w:rPr>
        <w:t>Peña-López, I. (2002). “</w:t>
      </w:r>
      <w:hyperlink r:id="rId20" w:history="1">
        <w:r w:rsidRPr="0055485E">
          <w:rPr>
            <w:rStyle w:val="Hyperlink"/>
            <w:rFonts w:cstheme="minorHAnsi"/>
            <w:color w:val="109991"/>
            <w:sz w:val="20"/>
            <w:szCs w:val="20"/>
            <w:shd w:val="clear" w:color="auto" w:fill="EDEDE8"/>
            <w:lang w:val="en-GB"/>
          </w:rPr>
          <w:t>Cooperación y Voluntariado en red y en la Red</w:t>
        </w:r>
      </w:hyperlink>
      <w:r w:rsidRPr="0055485E">
        <w:rPr>
          <w:rFonts w:cstheme="minorHAnsi"/>
          <w:color w:val="000000"/>
          <w:sz w:val="20"/>
          <w:szCs w:val="20"/>
          <w:shd w:val="clear" w:color="auto" w:fill="EDEDE8"/>
          <w:lang w:val="en-GB"/>
        </w:rPr>
        <w:t>”. In </w:t>
      </w:r>
      <w:r w:rsidRPr="0055485E">
        <w:rPr>
          <w:rStyle w:val="Emphasis"/>
          <w:rFonts w:cstheme="minorHAnsi"/>
          <w:color w:val="000000"/>
          <w:sz w:val="20"/>
          <w:szCs w:val="20"/>
          <w:shd w:val="clear" w:color="auto" w:fill="EDEDE8"/>
          <w:lang w:val="en-GB"/>
        </w:rPr>
        <w:t>Documentación Social, Trabajo en Red</w:t>
      </w:r>
      <w:r w:rsidRPr="0055485E">
        <w:rPr>
          <w:rFonts w:cstheme="minorHAnsi"/>
          <w:color w:val="000000"/>
          <w:sz w:val="20"/>
          <w:szCs w:val="20"/>
          <w:shd w:val="clear" w:color="auto" w:fill="EDEDE8"/>
          <w:lang w:val="en-GB"/>
        </w:rPr>
        <w:t>, (129), 187-203</w:t>
      </w:r>
    </w:p>
    <w:p w14:paraId="2CFE4883"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rPr>
      </w:pPr>
      <w:r w:rsidRPr="0055485E">
        <w:rPr>
          <w:rFonts w:cstheme="minorHAnsi"/>
          <w:color w:val="222222"/>
          <w:sz w:val="20"/>
          <w:szCs w:val="20"/>
          <w:shd w:val="clear" w:color="auto" w:fill="FFFFFF"/>
        </w:rPr>
        <w:t>Peña-López, I. (2019). Shifting participation into sovereignty: the case of decidim. barcelona. </w:t>
      </w:r>
      <w:r w:rsidRPr="0055485E">
        <w:rPr>
          <w:rFonts w:cstheme="minorHAnsi"/>
          <w:i/>
          <w:iCs/>
          <w:color w:val="222222"/>
          <w:sz w:val="20"/>
          <w:szCs w:val="20"/>
          <w:shd w:val="clear" w:color="auto" w:fill="FFFFFF"/>
        </w:rPr>
        <w:t>Huygens Editorial, Barcelona</w:t>
      </w:r>
      <w:r w:rsidRPr="0055485E">
        <w:rPr>
          <w:rFonts w:cstheme="minorHAnsi"/>
          <w:color w:val="222222"/>
          <w:sz w:val="20"/>
          <w:szCs w:val="20"/>
          <w:shd w:val="clear" w:color="auto" w:fill="FFFFFF"/>
        </w:rPr>
        <w:t>.</w:t>
      </w:r>
    </w:p>
    <w:p w14:paraId="32309139" w14:textId="77777777" w:rsidR="0055485E" w:rsidRPr="0055485E" w:rsidRDefault="0055485E" w:rsidP="0055485E">
      <w:pPr>
        <w:spacing w:after="0" w:line="240" w:lineRule="auto"/>
        <w:ind w:left="284" w:hanging="284"/>
        <w:jc w:val="both"/>
        <w:rPr>
          <w:rFonts w:cstheme="minorHAnsi"/>
          <w:color w:val="000000"/>
          <w:sz w:val="20"/>
          <w:szCs w:val="20"/>
          <w:shd w:val="clear" w:color="auto" w:fill="EDEDE8"/>
          <w:lang w:val="en-GB"/>
        </w:rPr>
      </w:pPr>
      <w:r w:rsidRPr="0055485E">
        <w:rPr>
          <w:rFonts w:cstheme="minorHAnsi"/>
          <w:color w:val="222222"/>
          <w:sz w:val="20"/>
          <w:szCs w:val="20"/>
          <w:shd w:val="clear" w:color="auto" w:fill="FFFFFF"/>
        </w:rPr>
        <w:t>Peña-López, I. (2019). </w:t>
      </w:r>
      <w:r w:rsidRPr="0055485E">
        <w:rPr>
          <w:rFonts w:cstheme="minorHAnsi"/>
          <w:i/>
          <w:iCs/>
          <w:color w:val="222222"/>
          <w:sz w:val="20"/>
          <w:szCs w:val="20"/>
          <w:shd w:val="clear" w:color="auto" w:fill="FFFFFF"/>
        </w:rPr>
        <w:t>Convirtiendo participación en soberanía: el caso de decidim. barcelona</w:t>
      </w:r>
      <w:r w:rsidRPr="0055485E">
        <w:rPr>
          <w:rFonts w:cstheme="minorHAnsi"/>
          <w:color w:val="222222"/>
          <w:sz w:val="20"/>
          <w:szCs w:val="20"/>
          <w:shd w:val="clear" w:color="auto" w:fill="FFFFFF"/>
        </w:rPr>
        <w:t>. Huygens.</w:t>
      </w:r>
    </w:p>
    <w:p w14:paraId="0C400410" w14:textId="77777777" w:rsidR="0055485E" w:rsidRPr="0055485E" w:rsidRDefault="0055485E" w:rsidP="0055485E">
      <w:pPr>
        <w:spacing w:after="0" w:line="240" w:lineRule="auto"/>
        <w:ind w:left="284" w:hanging="284"/>
        <w:jc w:val="both"/>
        <w:rPr>
          <w:rFonts w:cstheme="minorHAnsi"/>
          <w:sz w:val="20"/>
          <w:szCs w:val="20"/>
          <w:lang w:val="en-GB"/>
        </w:rPr>
      </w:pPr>
      <w:r w:rsidRPr="0055485E">
        <w:rPr>
          <w:rFonts w:cstheme="minorHAnsi"/>
          <w:sz w:val="20"/>
          <w:szCs w:val="20"/>
          <w:lang w:val="en-GB"/>
        </w:rPr>
        <w:t>People Insight. (2026, February 23). Survey fatigue: Why employees stop responding and how to fix it.</w:t>
      </w:r>
    </w:p>
    <w:p w14:paraId="0EE890D0" w14:textId="77777777" w:rsidR="0055485E" w:rsidRPr="0055485E" w:rsidRDefault="0055485E" w:rsidP="0055485E">
      <w:pPr>
        <w:pStyle w:val="my-2"/>
        <w:spacing w:before="0" w:beforeAutospacing="0" w:after="0" w:afterAutospacing="0"/>
        <w:ind w:left="284" w:hanging="284"/>
        <w:jc w:val="both"/>
        <w:rPr>
          <w:rFonts w:asciiTheme="minorHAnsi" w:hAnsiTheme="minorHAnsi" w:cstheme="minorHAnsi"/>
          <w:color w:val="222222"/>
          <w:sz w:val="20"/>
          <w:szCs w:val="20"/>
          <w:shd w:val="clear" w:color="auto" w:fill="FFFFFF"/>
          <w:lang w:val="en-GB"/>
        </w:rPr>
      </w:pPr>
      <w:r w:rsidRPr="0055485E">
        <w:rPr>
          <w:rFonts w:asciiTheme="minorHAnsi" w:hAnsiTheme="minorHAnsi" w:cstheme="minorHAnsi"/>
          <w:color w:val="222222"/>
          <w:sz w:val="20"/>
          <w:szCs w:val="20"/>
          <w:shd w:val="clear" w:color="auto" w:fill="FFFFFF"/>
          <w:lang w:val="en-GB"/>
        </w:rPr>
        <w:t>Petit, P., &amp; Oleart, A. (2026). Citizenwashing EU tech policy: EU deliberative mini‐publics on virtual worlds and artificial intelligence. </w:t>
      </w:r>
      <w:r w:rsidRPr="0055485E">
        <w:rPr>
          <w:rFonts w:asciiTheme="minorHAnsi" w:hAnsiTheme="minorHAnsi" w:cstheme="minorHAnsi"/>
          <w:i/>
          <w:iCs/>
          <w:color w:val="222222"/>
          <w:sz w:val="20"/>
          <w:szCs w:val="20"/>
          <w:shd w:val="clear" w:color="auto" w:fill="FFFFFF"/>
          <w:lang w:val="en-GB"/>
        </w:rPr>
        <w:t>Politics and Governance</w:t>
      </w:r>
      <w:r w:rsidRPr="0055485E">
        <w:rPr>
          <w:rFonts w:asciiTheme="minorHAnsi" w:hAnsiTheme="minorHAnsi" w:cstheme="minorHAnsi"/>
          <w:color w:val="222222"/>
          <w:sz w:val="20"/>
          <w:szCs w:val="20"/>
          <w:shd w:val="clear" w:color="auto" w:fill="FFFFFF"/>
          <w:lang w:val="en-GB"/>
        </w:rPr>
        <w:t>, </w:t>
      </w:r>
      <w:r w:rsidRPr="0055485E">
        <w:rPr>
          <w:rFonts w:asciiTheme="minorHAnsi" w:hAnsiTheme="minorHAnsi" w:cstheme="minorHAnsi"/>
          <w:i/>
          <w:iCs/>
          <w:color w:val="222222"/>
          <w:sz w:val="20"/>
          <w:szCs w:val="20"/>
          <w:shd w:val="clear" w:color="auto" w:fill="FFFFFF"/>
          <w:lang w:val="en-GB"/>
        </w:rPr>
        <w:t>14</w:t>
      </w:r>
      <w:r w:rsidRPr="0055485E">
        <w:rPr>
          <w:rFonts w:asciiTheme="minorHAnsi" w:hAnsiTheme="minorHAnsi" w:cstheme="minorHAnsi"/>
          <w:color w:val="222222"/>
          <w:sz w:val="20"/>
          <w:szCs w:val="20"/>
          <w:shd w:val="clear" w:color="auto" w:fill="FFFFFF"/>
          <w:lang w:val="en-GB"/>
        </w:rPr>
        <w:t>.</w:t>
      </w:r>
    </w:p>
    <w:p w14:paraId="0B083B7B"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bookmarkStart w:id="158" w:name="_Hlk231059791"/>
      <w:r w:rsidRPr="0055485E">
        <w:rPr>
          <w:rFonts w:cstheme="minorHAnsi"/>
          <w:color w:val="222222"/>
          <w:sz w:val="20"/>
          <w:szCs w:val="20"/>
          <w:shd w:val="clear" w:color="auto" w:fill="FFFFFF"/>
          <w:lang w:val="en-GB"/>
        </w:rPr>
        <w:t>Phiri,</w:t>
      </w:r>
      <w:bookmarkEnd w:id="158"/>
      <w:r w:rsidRPr="0055485E">
        <w:rPr>
          <w:rFonts w:cstheme="minorHAnsi"/>
          <w:color w:val="222222"/>
          <w:sz w:val="20"/>
          <w:szCs w:val="20"/>
          <w:shd w:val="clear" w:color="auto" w:fill="FFFFFF"/>
          <w:lang w:val="en-GB"/>
        </w:rPr>
        <w:t xml:space="preserve"> M. Z. (2024). The ideology of epistemicide. In </w:t>
      </w:r>
      <w:r w:rsidRPr="0055485E">
        <w:rPr>
          <w:rFonts w:cstheme="minorHAnsi"/>
          <w:i/>
          <w:iCs/>
          <w:color w:val="222222"/>
          <w:sz w:val="20"/>
          <w:szCs w:val="20"/>
          <w:shd w:val="clear" w:color="auto" w:fill="FFFFFF"/>
          <w:lang w:val="en-GB"/>
        </w:rPr>
        <w:t>Monuments and Memory in Africa</w:t>
      </w:r>
      <w:r w:rsidRPr="0055485E">
        <w:rPr>
          <w:rFonts w:cstheme="minorHAnsi"/>
          <w:color w:val="222222"/>
          <w:sz w:val="20"/>
          <w:szCs w:val="20"/>
          <w:shd w:val="clear" w:color="auto" w:fill="FFFFFF"/>
          <w:lang w:val="en-GB"/>
        </w:rPr>
        <w:t> (pp. 12-36). Routledge.</w:t>
      </w:r>
    </w:p>
    <w:p w14:paraId="38CF8824" w14:textId="77777777" w:rsidR="00510525" w:rsidRDefault="00510525" w:rsidP="0055485E">
      <w:pPr>
        <w:pStyle w:val="my-2"/>
        <w:numPr>
          <w:ilvl w:val="0"/>
          <w:numId w:val="11"/>
        </w:numPr>
        <w:spacing w:before="0" w:beforeAutospacing="0" w:after="0" w:afterAutospacing="0"/>
        <w:ind w:left="284" w:hanging="284"/>
        <w:jc w:val="both"/>
        <w:rPr>
          <w:ins w:id="159" w:author="Sérgio Pedro" w:date="2026-07-10T09:59:00Z"/>
          <w:rFonts w:asciiTheme="minorHAnsi" w:eastAsiaTheme="minorHAnsi" w:hAnsiTheme="minorHAnsi" w:cstheme="minorHAnsi"/>
          <w:sz w:val="20"/>
          <w:szCs w:val="20"/>
          <w:lang w:val="en-GB" w:eastAsia="en-US"/>
        </w:rPr>
      </w:pPr>
      <w:ins w:id="160" w:author="Sérgio Pedro" w:date="2026-07-10T09:59:00Z">
        <w:r>
          <w:rPr>
            <w:rFonts w:asciiTheme="minorHAnsi" w:eastAsiaTheme="minorHAnsi" w:hAnsiTheme="minorHAnsi" w:cstheme="minorHAnsi"/>
            <w:sz w:val="20"/>
            <w:szCs w:val="20"/>
            <w:lang w:val="en-GB" w:eastAsia="en-US"/>
          </w:rPr>
          <w:t>Pichierri, A (1997). Città stato. Economia e politica del modello anseatico, Venezia, Marsilio.</w:t>
        </w:r>
      </w:ins>
    </w:p>
    <w:p w14:paraId="55DE8ED6" w14:textId="6CB00C2A" w:rsidR="0055485E" w:rsidRPr="0055485E" w:rsidDel="00510525" w:rsidRDefault="0055485E" w:rsidP="0055485E">
      <w:pPr>
        <w:spacing w:after="0" w:line="240" w:lineRule="auto"/>
        <w:ind w:left="284" w:hanging="284"/>
        <w:jc w:val="both"/>
        <w:rPr>
          <w:del w:id="161" w:author="Sérgio Pedro" w:date="2026-07-10T09:59:00Z"/>
          <w:rFonts w:cstheme="minorHAnsi"/>
          <w:sz w:val="20"/>
          <w:szCs w:val="20"/>
          <w:lang w:val="en-GB"/>
        </w:rPr>
      </w:pPr>
      <w:del w:id="162" w:author="Sérgio Pedro" w:date="2026-07-10T09:59:00Z">
        <w:r w:rsidRPr="0055485E" w:rsidDel="00510525">
          <w:rPr>
            <w:rFonts w:cstheme="minorHAnsi"/>
            <w:sz w:val="20"/>
            <w:szCs w:val="20"/>
            <w:lang w:val="en-GB"/>
          </w:rPr>
          <w:delText>Pichierri, A (1997), Città stato. Economia e politica del modello anseatico, Venezia, Marsilio.</w:delText>
        </w:r>
      </w:del>
    </w:p>
    <w:p w14:paraId="561A8793" w14:textId="77777777" w:rsidR="0055485E" w:rsidRPr="0055485E" w:rsidRDefault="0055485E" w:rsidP="0055485E">
      <w:pPr>
        <w:pStyle w:val="my-2"/>
        <w:numPr>
          <w:ilvl w:val="0"/>
          <w:numId w:val="11"/>
        </w:numPr>
        <w:spacing w:before="0" w:beforeAutospacing="0" w:after="0" w:afterAutospacing="0"/>
        <w:ind w:left="284" w:hanging="284"/>
        <w:jc w:val="both"/>
        <w:rPr>
          <w:rFonts w:asciiTheme="minorHAnsi" w:hAnsiTheme="minorHAnsi" w:cstheme="minorHAnsi"/>
          <w:sz w:val="20"/>
          <w:szCs w:val="20"/>
          <w:lang w:val="en-GB"/>
        </w:rPr>
      </w:pPr>
      <w:r w:rsidRPr="0055485E">
        <w:rPr>
          <w:rFonts w:asciiTheme="minorHAnsi" w:hAnsiTheme="minorHAnsi" w:cstheme="minorHAnsi"/>
          <w:sz w:val="20"/>
          <w:szCs w:val="20"/>
          <w:lang w:val="en-GB"/>
        </w:rPr>
        <w:t xml:space="preserve">Pilosof, S., Porter, M. A., Pascual, M., &amp; Kéfi, S. (2017). </w:t>
      </w:r>
      <w:r w:rsidRPr="0055485E">
        <w:rPr>
          <w:rStyle w:val="Emphasis"/>
          <w:rFonts w:asciiTheme="minorHAnsi" w:hAnsiTheme="minorHAnsi" w:cstheme="minorHAnsi"/>
          <w:sz w:val="20"/>
          <w:szCs w:val="20"/>
          <w:lang w:val="en-GB"/>
        </w:rPr>
        <w:t>The multilayer nature of ecological networks</w:t>
      </w:r>
      <w:r w:rsidRPr="0055485E">
        <w:rPr>
          <w:rFonts w:asciiTheme="minorHAnsi" w:hAnsiTheme="minorHAnsi" w:cstheme="minorHAnsi"/>
          <w:sz w:val="20"/>
          <w:szCs w:val="20"/>
          <w:lang w:val="en-GB"/>
        </w:rPr>
        <w:t xml:space="preserve">. </w:t>
      </w:r>
      <w:r w:rsidRPr="0055485E">
        <w:rPr>
          <w:rStyle w:val="Emphasis"/>
          <w:rFonts w:asciiTheme="minorHAnsi" w:hAnsiTheme="minorHAnsi" w:cstheme="minorHAnsi"/>
          <w:sz w:val="20"/>
          <w:szCs w:val="20"/>
          <w:lang w:val="en-GB"/>
        </w:rPr>
        <w:t>Nature Ecology &amp; Evolution, 1</w:t>
      </w:r>
      <w:r w:rsidRPr="0055485E">
        <w:rPr>
          <w:rFonts w:asciiTheme="minorHAnsi" w:hAnsiTheme="minorHAnsi" w:cstheme="minorHAnsi"/>
          <w:sz w:val="20"/>
          <w:szCs w:val="20"/>
          <w:lang w:val="en-GB"/>
        </w:rPr>
        <w:t>(4), 0101. https://doi.org/10.1038/s41559-017-0101</w:t>
      </w:r>
    </w:p>
    <w:p w14:paraId="52CFF874" w14:textId="77777777" w:rsidR="0055485E" w:rsidRPr="0055485E" w:rsidRDefault="0055485E" w:rsidP="0055485E">
      <w:pPr>
        <w:spacing w:after="0" w:line="240" w:lineRule="auto"/>
        <w:ind w:left="284" w:hanging="284"/>
        <w:jc w:val="both"/>
        <w:rPr>
          <w:rFonts w:eastAsia="Times New Roman" w:cstheme="minorHAnsi"/>
          <w:sz w:val="20"/>
          <w:szCs w:val="20"/>
          <w:lang w:val="en-GB" w:eastAsia="pt-PT"/>
        </w:rPr>
      </w:pPr>
      <w:r w:rsidRPr="0055485E">
        <w:rPr>
          <w:rFonts w:eastAsia="Times New Roman" w:cstheme="minorHAnsi"/>
          <w:sz w:val="20"/>
          <w:szCs w:val="20"/>
          <w:lang w:val="en-GB" w:eastAsia="pt-PT"/>
        </w:rPr>
        <w:t xml:space="preserve">Pilosof, S., Porter, M. A., Pascual, M., &amp; Kéfi, S. (2021). </w:t>
      </w:r>
      <w:r w:rsidRPr="0055485E">
        <w:rPr>
          <w:rFonts w:eastAsia="Times New Roman" w:cstheme="minorHAnsi"/>
          <w:i/>
          <w:iCs/>
          <w:sz w:val="20"/>
          <w:szCs w:val="20"/>
          <w:lang w:val="en-GB" w:eastAsia="pt-PT"/>
        </w:rPr>
        <w:t>Network ecology in dynamic landscapes</w:t>
      </w:r>
      <w:r w:rsidRPr="0055485E">
        <w:rPr>
          <w:rFonts w:eastAsia="Times New Roman" w:cstheme="minorHAnsi"/>
          <w:sz w:val="20"/>
          <w:szCs w:val="20"/>
          <w:lang w:val="en-GB" w:eastAsia="pt-PT"/>
        </w:rPr>
        <w:t xml:space="preserve">. </w:t>
      </w:r>
      <w:r w:rsidRPr="0055485E">
        <w:rPr>
          <w:rFonts w:eastAsia="Times New Roman" w:cstheme="minorHAnsi"/>
          <w:i/>
          <w:iCs/>
          <w:sz w:val="20"/>
          <w:szCs w:val="20"/>
          <w:lang w:val="en-GB" w:eastAsia="pt-PT"/>
        </w:rPr>
        <w:t>Proceedings of the Royal Society B</w:t>
      </w:r>
      <w:r w:rsidRPr="0055485E">
        <w:rPr>
          <w:rFonts w:eastAsia="Times New Roman" w:cstheme="minorHAnsi"/>
          <w:sz w:val="20"/>
          <w:szCs w:val="20"/>
          <w:lang w:val="en-GB" w:eastAsia="pt-PT"/>
        </w:rPr>
        <w:t xml:space="preserve">. </w:t>
      </w:r>
    </w:p>
    <w:p w14:paraId="0F7B631E"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r w:rsidRPr="0055485E">
        <w:rPr>
          <w:rFonts w:cstheme="minorHAnsi"/>
          <w:color w:val="222222"/>
          <w:sz w:val="20"/>
          <w:szCs w:val="20"/>
          <w:shd w:val="clear" w:color="auto" w:fill="FFFFFF"/>
          <w:lang w:val="en-GB"/>
        </w:rPr>
        <w:t>Pleyers, G. (2010). </w:t>
      </w:r>
      <w:r w:rsidRPr="0055485E">
        <w:rPr>
          <w:rFonts w:cstheme="minorHAnsi"/>
          <w:i/>
          <w:iCs/>
          <w:color w:val="222222"/>
          <w:sz w:val="20"/>
          <w:szCs w:val="20"/>
          <w:shd w:val="clear" w:color="auto" w:fill="FFFFFF"/>
          <w:lang w:val="en-GB"/>
        </w:rPr>
        <w:t>Alter-globalization: Becoming actors in a global age</w:t>
      </w:r>
      <w:r w:rsidRPr="0055485E">
        <w:rPr>
          <w:rFonts w:cstheme="minorHAnsi"/>
          <w:color w:val="222222"/>
          <w:sz w:val="20"/>
          <w:szCs w:val="20"/>
          <w:shd w:val="clear" w:color="auto" w:fill="FFFFFF"/>
          <w:lang w:val="en-GB"/>
        </w:rPr>
        <w:t>. Polity.</w:t>
      </w:r>
    </w:p>
    <w:p w14:paraId="0B963BBC" w14:textId="77777777" w:rsidR="0055485E" w:rsidRPr="0055485E" w:rsidRDefault="0055485E" w:rsidP="0055485E">
      <w:pPr>
        <w:spacing w:after="0" w:line="240" w:lineRule="auto"/>
        <w:ind w:left="284" w:hanging="284"/>
        <w:jc w:val="both"/>
        <w:rPr>
          <w:rFonts w:cstheme="minorHAnsi"/>
          <w:sz w:val="20"/>
          <w:szCs w:val="20"/>
          <w:lang w:val="en-GB"/>
        </w:rPr>
      </w:pPr>
      <w:r w:rsidRPr="0055485E">
        <w:rPr>
          <w:rFonts w:cstheme="minorHAnsi"/>
          <w:sz w:val="20"/>
          <w:szCs w:val="20"/>
          <w:lang w:val="en-GB"/>
        </w:rPr>
        <w:t>Plinth. (2026, February 20). How to avoid survey fatigue: Collecting better data with fewer questions.</w:t>
      </w:r>
    </w:p>
    <w:p w14:paraId="1D7E59DD" w14:textId="77777777" w:rsidR="0055485E" w:rsidRPr="0055485E" w:rsidRDefault="0055485E" w:rsidP="0055485E">
      <w:pPr>
        <w:autoSpaceDE w:val="0"/>
        <w:autoSpaceDN w:val="0"/>
        <w:adjustRightInd w:val="0"/>
        <w:spacing w:after="0" w:line="240" w:lineRule="auto"/>
        <w:ind w:left="284" w:hanging="284"/>
        <w:jc w:val="both"/>
        <w:rPr>
          <w:rFonts w:cstheme="minorHAnsi"/>
          <w:color w:val="222222"/>
          <w:sz w:val="20"/>
          <w:szCs w:val="20"/>
          <w:shd w:val="clear" w:color="auto" w:fill="FFFFFF"/>
          <w:lang w:val="en-GB"/>
        </w:rPr>
      </w:pPr>
      <w:r w:rsidRPr="0055485E">
        <w:rPr>
          <w:rFonts w:cstheme="minorHAnsi"/>
          <w:color w:val="222222"/>
          <w:sz w:val="20"/>
          <w:szCs w:val="20"/>
          <w:shd w:val="clear" w:color="auto" w:fill="FFFFFF"/>
          <w:lang w:val="en-GB"/>
        </w:rPr>
        <w:t xml:space="preserve">Portala, J. (2025). “Shielding democracy gains ground as a research priority, draft plans show”. </w:t>
      </w:r>
      <w:r w:rsidRPr="0055485E">
        <w:rPr>
          <w:rFonts w:cstheme="minorHAnsi"/>
          <w:i/>
          <w:color w:val="222222"/>
          <w:sz w:val="20"/>
          <w:szCs w:val="20"/>
          <w:shd w:val="clear" w:color="auto" w:fill="FFFFFF"/>
          <w:lang w:val="en-GB"/>
        </w:rPr>
        <w:t>Science/Business</w:t>
      </w:r>
      <w:r w:rsidRPr="0055485E">
        <w:rPr>
          <w:rFonts w:cstheme="minorHAnsi"/>
          <w:color w:val="222222"/>
          <w:sz w:val="20"/>
          <w:szCs w:val="20"/>
          <w:shd w:val="clear" w:color="auto" w:fill="FFFFFF"/>
          <w:lang w:val="en-GB"/>
        </w:rPr>
        <w:t>, 24 Apr 2025, p. 1</w:t>
      </w:r>
    </w:p>
    <w:p w14:paraId="134A4077" w14:textId="77777777" w:rsidR="0055485E" w:rsidRPr="0055485E" w:rsidRDefault="0055485E" w:rsidP="0055485E">
      <w:pPr>
        <w:spacing w:after="0" w:line="240" w:lineRule="auto"/>
        <w:ind w:left="284" w:hanging="284"/>
        <w:jc w:val="both"/>
        <w:rPr>
          <w:rFonts w:eastAsia="Minion3-Regular-Identity-H" w:cstheme="minorHAnsi"/>
          <w:sz w:val="20"/>
          <w:szCs w:val="20"/>
          <w:lang w:val="en-GB"/>
        </w:rPr>
      </w:pPr>
      <w:r w:rsidRPr="0055485E">
        <w:rPr>
          <w:rStyle w:val="author"/>
          <w:rFonts w:cstheme="minorHAnsi"/>
          <w:color w:val="1C1D1E"/>
          <w:sz w:val="20"/>
          <w:szCs w:val="20"/>
          <w:shd w:val="clear" w:color="auto" w:fill="FFFFFF"/>
          <w:lang w:val="en-GB"/>
        </w:rPr>
        <w:t>Portes, A.</w:t>
      </w:r>
      <w:r w:rsidRPr="0055485E">
        <w:rPr>
          <w:rFonts w:cstheme="minorHAnsi"/>
          <w:color w:val="1C1D1E"/>
          <w:sz w:val="20"/>
          <w:szCs w:val="20"/>
          <w:shd w:val="clear" w:color="auto" w:fill="FFFFFF"/>
          <w:lang w:val="en-GB"/>
        </w:rPr>
        <w:t>, </w:t>
      </w:r>
      <w:r w:rsidRPr="0055485E">
        <w:rPr>
          <w:rStyle w:val="author"/>
          <w:rFonts w:cstheme="minorHAnsi"/>
          <w:color w:val="1C1D1E"/>
          <w:sz w:val="20"/>
          <w:szCs w:val="20"/>
          <w:shd w:val="clear" w:color="auto" w:fill="FFFFFF"/>
          <w:lang w:val="en-GB"/>
        </w:rPr>
        <w:t>L. E. Guarnizo</w:t>
      </w:r>
      <w:r w:rsidRPr="0055485E">
        <w:rPr>
          <w:rFonts w:cstheme="minorHAnsi"/>
          <w:color w:val="1C1D1E"/>
          <w:sz w:val="20"/>
          <w:szCs w:val="20"/>
          <w:shd w:val="clear" w:color="auto" w:fill="FFFFFF"/>
          <w:lang w:val="en-GB"/>
        </w:rPr>
        <w:t> and </w:t>
      </w:r>
      <w:r w:rsidRPr="0055485E">
        <w:rPr>
          <w:rStyle w:val="author"/>
          <w:rFonts w:cstheme="minorHAnsi"/>
          <w:color w:val="1C1D1E"/>
          <w:sz w:val="20"/>
          <w:szCs w:val="20"/>
          <w:shd w:val="clear" w:color="auto" w:fill="FFFFFF"/>
          <w:lang w:val="en-GB"/>
        </w:rPr>
        <w:t>P. Landolt</w:t>
      </w:r>
      <w:r w:rsidRPr="0055485E">
        <w:rPr>
          <w:rFonts w:cstheme="minorHAnsi"/>
          <w:color w:val="1C1D1E"/>
          <w:sz w:val="20"/>
          <w:szCs w:val="20"/>
          <w:shd w:val="clear" w:color="auto" w:fill="FFFFFF"/>
          <w:lang w:val="en-GB"/>
        </w:rPr>
        <w:t> (</w:t>
      </w:r>
      <w:r w:rsidRPr="0055485E">
        <w:rPr>
          <w:rStyle w:val="pubyear"/>
          <w:rFonts w:cstheme="minorHAnsi"/>
          <w:color w:val="1C1D1E"/>
          <w:sz w:val="20"/>
          <w:szCs w:val="20"/>
          <w:shd w:val="clear" w:color="auto" w:fill="FFFFFF"/>
          <w:lang w:val="en-GB"/>
        </w:rPr>
        <w:t>1999</w:t>
      </w:r>
      <w:r w:rsidRPr="0055485E">
        <w:rPr>
          <w:rFonts w:cstheme="minorHAnsi"/>
          <w:color w:val="1C1D1E"/>
          <w:sz w:val="20"/>
          <w:szCs w:val="20"/>
          <w:shd w:val="clear" w:color="auto" w:fill="FFFFFF"/>
          <w:lang w:val="en-GB"/>
        </w:rPr>
        <w:t>) ‘</w:t>
      </w:r>
      <w:r w:rsidRPr="0055485E">
        <w:rPr>
          <w:rStyle w:val="articletitle"/>
          <w:rFonts w:cstheme="minorHAnsi"/>
          <w:color w:val="1C1D1E"/>
          <w:sz w:val="20"/>
          <w:szCs w:val="20"/>
          <w:shd w:val="clear" w:color="auto" w:fill="FFFFFF"/>
          <w:lang w:val="en-GB"/>
        </w:rPr>
        <w:t>The study of transnationalism: pitfalls and promise of an emergent research field</w:t>
      </w:r>
      <w:r w:rsidRPr="0055485E">
        <w:rPr>
          <w:rFonts w:cstheme="minorHAnsi"/>
          <w:color w:val="1C1D1E"/>
          <w:sz w:val="20"/>
          <w:szCs w:val="20"/>
          <w:shd w:val="clear" w:color="auto" w:fill="FFFFFF"/>
          <w:lang w:val="en-GB"/>
        </w:rPr>
        <w:t>’, </w:t>
      </w:r>
      <w:r w:rsidRPr="0055485E">
        <w:rPr>
          <w:rFonts w:cstheme="minorHAnsi"/>
          <w:i/>
          <w:iCs/>
          <w:color w:val="1C1D1E"/>
          <w:sz w:val="20"/>
          <w:szCs w:val="20"/>
          <w:shd w:val="clear" w:color="auto" w:fill="FFFFFF"/>
          <w:lang w:val="en-GB"/>
        </w:rPr>
        <w:t>Ethnic and Racial Studies</w:t>
      </w:r>
      <w:r w:rsidRPr="0055485E">
        <w:rPr>
          <w:rFonts w:cstheme="minorHAnsi"/>
          <w:color w:val="1C1D1E"/>
          <w:sz w:val="20"/>
          <w:szCs w:val="20"/>
          <w:shd w:val="clear" w:color="auto" w:fill="FFFFFF"/>
          <w:lang w:val="en-GB"/>
        </w:rPr>
        <w:t>, </w:t>
      </w:r>
      <w:r w:rsidRPr="0055485E">
        <w:rPr>
          <w:rStyle w:val="vol"/>
          <w:rFonts w:cstheme="minorHAnsi"/>
          <w:b/>
          <w:bCs/>
          <w:color w:val="1C1D1E"/>
          <w:sz w:val="20"/>
          <w:szCs w:val="20"/>
          <w:shd w:val="clear" w:color="auto" w:fill="FFFFFF"/>
          <w:lang w:val="en-GB"/>
        </w:rPr>
        <w:t>22</w:t>
      </w:r>
      <w:r w:rsidRPr="0055485E">
        <w:rPr>
          <w:rFonts w:cstheme="minorHAnsi"/>
          <w:color w:val="1C1D1E"/>
          <w:sz w:val="20"/>
          <w:szCs w:val="20"/>
          <w:shd w:val="clear" w:color="auto" w:fill="FFFFFF"/>
          <w:lang w:val="en-GB"/>
        </w:rPr>
        <w:t>, </w:t>
      </w:r>
      <w:r w:rsidRPr="0055485E">
        <w:rPr>
          <w:rStyle w:val="pagefirst"/>
          <w:rFonts w:cstheme="minorHAnsi"/>
          <w:color w:val="1C1D1E"/>
          <w:sz w:val="20"/>
          <w:szCs w:val="20"/>
          <w:shd w:val="clear" w:color="auto" w:fill="FFFFFF"/>
          <w:lang w:val="en-GB"/>
        </w:rPr>
        <w:t>217</w:t>
      </w:r>
      <w:r w:rsidRPr="0055485E">
        <w:rPr>
          <w:rFonts w:cstheme="minorHAnsi"/>
          <w:color w:val="1C1D1E"/>
          <w:sz w:val="20"/>
          <w:szCs w:val="20"/>
          <w:shd w:val="clear" w:color="auto" w:fill="FFFFFF"/>
          <w:lang w:val="en-GB"/>
        </w:rPr>
        <w:t>–</w:t>
      </w:r>
      <w:r w:rsidRPr="0055485E">
        <w:rPr>
          <w:rStyle w:val="pagelast"/>
          <w:rFonts w:cstheme="minorHAnsi"/>
          <w:color w:val="1C1D1E"/>
          <w:sz w:val="20"/>
          <w:szCs w:val="20"/>
          <w:shd w:val="clear" w:color="auto" w:fill="FFFFFF"/>
          <w:lang w:val="en-GB"/>
        </w:rPr>
        <w:t>37</w:t>
      </w:r>
      <w:r w:rsidRPr="0055485E">
        <w:rPr>
          <w:rFonts w:cstheme="minorHAnsi"/>
          <w:color w:val="1C1D1E"/>
          <w:sz w:val="20"/>
          <w:szCs w:val="20"/>
          <w:shd w:val="clear" w:color="auto" w:fill="FFFFFF"/>
          <w:lang w:val="en-GB"/>
        </w:rPr>
        <w:t>.</w:t>
      </w:r>
    </w:p>
    <w:p w14:paraId="2297CC28" w14:textId="77777777" w:rsidR="0055485E" w:rsidRPr="0055485E" w:rsidRDefault="0055485E" w:rsidP="0055485E">
      <w:pPr>
        <w:spacing w:after="0" w:line="240" w:lineRule="auto"/>
        <w:ind w:left="284" w:hanging="284"/>
        <w:jc w:val="both"/>
        <w:rPr>
          <w:rFonts w:cstheme="minorHAnsi"/>
          <w:sz w:val="20"/>
          <w:szCs w:val="20"/>
          <w:lang w:val="en-GB"/>
        </w:rPr>
      </w:pPr>
      <w:r w:rsidRPr="0055485E">
        <w:rPr>
          <w:rFonts w:cstheme="minorHAnsi"/>
          <w:sz w:val="20"/>
          <w:szCs w:val="20"/>
          <w:lang w:val="en-GB"/>
        </w:rPr>
        <w:t>Powell, W. W., Koput, K. W., &amp; Smith-Doerr, L. (1996). Interorganizational collaboration and the locus of innovation: Networks of learning in biotechnology. Administrative Science Quarterly, 41(1), 116–145.</w:t>
      </w:r>
    </w:p>
    <w:p w14:paraId="347FD37A"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r w:rsidRPr="0055485E">
        <w:rPr>
          <w:rFonts w:cstheme="minorHAnsi"/>
          <w:color w:val="222222"/>
          <w:sz w:val="20"/>
          <w:szCs w:val="20"/>
          <w:shd w:val="clear" w:color="auto" w:fill="FFFFFF"/>
          <w:lang w:val="en-GB"/>
        </w:rPr>
        <w:t>Priban, J. (2023). The Liberation of Illiberal Democracy: On Limits of Democratization after the Authoritarian Backlash.</w:t>
      </w:r>
    </w:p>
    <w:p w14:paraId="26E0CAF6" w14:textId="77777777" w:rsidR="0055485E" w:rsidRPr="0055485E" w:rsidRDefault="0055485E" w:rsidP="0055485E">
      <w:pPr>
        <w:spacing w:after="0" w:line="240" w:lineRule="auto"/>
        <w:ind w:left="284" w:hanging="284"/>
        <w:jc w:val="both"/>
        <w:rPr>
          <w:rFonts w:eastAsia="Times New Roman" w:cstheme="minorHAnsi"/>
          <w:sz w:val="20"/>
          <w:szCs w:val="20"/>
          <w:lang w:val="en-GB" w:eastAsia="pt-PT"/>
        </w:rPr>
      </w:pPr>
      <w:r w:rsidRPr="0055485E">
        <w:rPr>
          <w:rFonts w:eastAsia="Times New Roman" w:cstheme="minorHAnsi"/>
          <w:sz w:val="20"/>
          <w:szCs w:val="20"/>
          <w:lang w:val="en-GB" w:eastAsia="pt-PT"/>
        </w:rPr>
        <w:t xml:space="preserve">Provan, K. G., Fish, A., &amp; Sydow, J. (2007). Interorganizational networks at the network level: A review of the empirical literature on whole networks. </w:t>
      </w:r>
      <w:r w:rsidRPr="0055485E">
        <w:rPr>
          <w:rFonts w:eastAsia="Times New Roman" w:cstheme="minorHAnsi"/>
          <w:i/>
          <w:iCs/>
          <w:sz w:val="20"/>
          <w:szCs w:val="20"/>
          <w:lang w:val="en-GB" w:eastAsia="pt-PT"/>
        </w:rPr>
        <w:t>Journal of Management, 33</w:t>
      </w:r>
      <w:r w:rsidRPr="0055485E">
        <w:rPr>
          <w:rFonts w:eastAsia="Times New Roman" w:cstheme="minorHAnsi"/>
          <w:sz w:val="20"/>
          <w:szCs w:val="20"/>
          <w:lang w:val="en-GB" w:eastAsia="pt-PT"/>
        </w:rPr>
        <w:t>(3), 479–516.</w:t>
      </w:r>
    </w:p>
    <w:p w14:paraId="18D6F877" w14:textId="77777777" w:rsidR="0055485E" w:rsidRPr="0055485E" w:rsidRDefault="0055485E" w:rsidP="0055485E">
      <w:pPr>
        <w:spacing w:after="0" w:line="240" w:lineRule="auto"/>
        <w:ind w:left="284" w:hanging="284"/>
        <w:jc w:val="both"/>
        <w:rPr>
          <w:rFonts w:eastAsia="Times New Roman" w:cstheme="minorHAnsi"/>
          <w:sz w:val="20"/>
          <w:szCs w:val="20"/>
          <w:lang w:val="en-GB" w:eastAsia="pt-PT"/>
        </w:rPr>
      </w:pPr>
      <w:r w:rsidRPr="0055485E">
        <w:rPr>
          <w:rFonts w:eastAsia="Times New Roman" w:cstheme="minorHAnsi"/>
          <w:sz w:val="20"/>
          <w:szCs w:val="20"/>
          <w:lang w:val="en-GB" w:eastAsia="pt-PT"/>
        </w:rPr>
        <w:t xml:space="preserve">Putnam, R. D. (1993). </w:t>
      </w:r>
      <w:r w:rsidRPr="0055485E">
        <w:rPr>
          <w:rFonts w:eastAsia="Times New Roman" w:cstheme="minorHAnsi"/>
          <w:i/>
          <w:iCs/>
          <w:sz w:val="20"/>
          <w:szCs w:val="20"/>
          <w:lang w:val="en-GB" w:eastAsia="pt-PT"/>
        </w:rPr>
        <w:t>Making Democracy Work: Civic Traditions in Modern Italy</w:t>
      </w:r>
      <w:r w:rsidRPr="0055485E">
        <w:rPr>
          <w:rFonts w:eastAsia="Times New Roman" w:cstheme="minorHAnsi"/>
          <w:sz w:val="20"/>
          <w:szCs w:val="20"/>
          <w:lang w:val="en-GB" w:eastAsia="pt-PT"/>
        </w:rPr>
        <w:t>. Princeton University Press.</w:t>
      </w:r>
    </w:p>
    <w:p w14:paraId="0A06B072" w14:textId="77777777" w:rsidR="0055485E" w:rsidRPr="0055485E" w:rsidRDefault="0055485E" w:rsidP="0055485E">
      <w:pPr>
        <w:spacing w:after="0" w:line="240" w:lineRule="auto"/>
        <w:ind w:left="284" w:hanging="284"/>
        <w:jc w:val="both"/>
        <w:rPr>
          <w:rFonts w:cstheme="minorHAnsi"/>
          <w:sz w:val="20"/>
          <w:szCs w:val="20"/>
          <w:lang w:val="en-GB"/>
        </w:rPr>
      </w:pPr>
      <w:r w:rsidRPr="0055485E">
        <w:rPr>
          <w:rFonts w:cstheme="minorHAnsi"/>
          <w:color w:val="222222"/>
          <w:sz w:val="20"/>
          <w:szCs w:val="20"/>
          <w:shd w:val="clear" w:color="auto" w:fill="FFFFFF"/>
          <w:lang w:val="en-GB"/>
        </w:rPr>
        <w:t>Rahder, M. (2020). </w:t>
      </w:r>
      <w:r w:rsidRPr="0055485E">
        <w:rPr>
          <w:rFonts w:cstheme="minorHAnsi"/>
          <w:i/>
          <w:iCs/>
          <w:color w:val="222222"/>
          <w:sz w:val="20"/>
          <w:szCs w:val="20"/>
          <w:shd w:val="clear" w:color="auto" w:fill="FFFFFF"/>
          <w:lang w:val="en-GB"/>
        </w:rPr>
        <w:t>An ecology of knowledges: Fear, love, and technoscience in Guatemalan forest conservation</w:t>
      </w:r>
      <w:r w:rsidRPr="0055485E">
        <w:rPr>
          <w:rFonts w:cstheme="minorHAnsi"/>
          <w:color w:val="222222"/>
          <w:sz w:val="20"/>
          <w:szCs w:val="20"/>
          <w:shd w:val="clear" w:color="auto" w:fill="FFFFFF"/>
          <w:lang w:val="en-GB"/>
        </w:rPr>
        <w:t>. Duke University Press</w:t>
      </w:r>
    </w:p>
    <w:p w14:paraId="3DABB645" w14:textId="77777777" w:rsidR="0055485E" w:rsidRPr="0055485E" w:rsidRDefault="0055485E" w:rsidP="0055485E">
      <w:pPr>
        <w:spacing w:after="0" w:line="240" w:lineRule="auto"/>
        <w:ind w:left="284" w:hanging="284"/>
        <w:jc w:val="both"/>
        <w:rPr>
          <w:rFonts w:eastAsia="Minion3-Regular-Identity-H" w:cstheme="minorHAnsi"/>
          <w:sz w:val="20"/>
          <w:szCs w:val="20"/>
          <w:lang w:val="en-GB"/>
        </w:rPr>
      </w:pPr>
      <w:r w:rsidRPr="0055485E">
        <w:rPr>
          <w:rFonts w:eastAsia="Minion3-Regular-Identity-H" w:cstheme="minorHAnsi"/>
          <w:sz w:val="20"/>
          <w:szCs w:val="20"/>
          <w:lang w:val="en-GB"/>
        </w:rPr>
        <w:t>Research.</w:t>
      </w:r>
    </w:p>
    <w:p w14:paraId="7F7C3906" w14:textId="77777777" w:rsidR="0055485E" w:rsidRPr="0055485E" w:rsidRDefault="0055485E" w:rsidP="0055485E">
      <w:pPr>
        <w:spacing w:after="0" w:line="240" w:lineRule="auto"/>
        <w:ind w:left="284" w:hanging="284"/>
        <w:jc w:val="both"/>
        <w:rPr>
          <w:rFonts w:cstheme="minorHAnsi"/>
          <w:sz w:val="20"/>
          <w:szCs w:val="20"/>
          <w:lang w:val="en-GB"/>
        </w:rPr>
      </w:pPr>
      <w:r w:rsidRPr="0055485E">
        <w:rPr>
          <w:rFonts w:cstheme="minorHAnsi"/>
          <w:sz w:val="20"/>
          <w:szCs w:val="20"/>
          <w:lang w:val="en-GB"/>
        </w:rPr>
        <w:t>Rhodes, R. A. W. (1997). Understanding governance: Policy networks, governance, reflexivity and accountability. Open University Press.</w:t>
      </w:r>
    </w:p>
    <w:p w14:paraId="5BA491B7" w14:textId="77777777" w:rsidR="0055485E" w:rsidRPr="0055485E" w:rsidRDefault="0055485E" w:rsidP="0055485E">
      <w:pPr>
        <w:pStyle w:val="my-2"/>
        <w:spacing w:before="0" w:beforeAutospacing="0" w:after="0" w:afterAutospacing="0"/>
        <w:ind w:left="284" w:hanging="284"/>
        <w:jc w:val="both"/>
        <w:rPr>
          <w:rFonts w:asciiTheme="minorHAnsi" w:hAnsiTheme="minorHAnsi" w:cstheme="minorHAnsi"/>
          <w:color w:val="000000"/>
          <w:sz w:val="20"/>
          <w:szCs w:val="20"/>
          <w:lang w:val="en-GB"/>
        </w:rPr>
      </w:pPr>
      <w:r w:rsidRPr="0055485E">
        <w:rPr>
          <w:rFonts w:asciiTheme="minorHAnsi" w:hAnsiTheme="minorHAnsi" w:cstheme="minorHAnsi"/>
          <w:color w:val="000000"/>
          <w:sz w:val="20"/>
          <w:szCs w:val="20"/>
          <w:lang w:val="en-GB"/>
        </w:rPr>
        <w:t>Ricciardelli, A., Raimo, N., Manfredi, F., &amp; Vitolla, F. (2020). Urban civic network as practice of social change and innovation: A case-study analysis.</w:t>
      </w:r>
      <w:r w:rsidRPr="0055485E">
        <w:rPr>
          <w:rStyle w:val="apple-converted-space"/>
          <w:rFonts w:asciiTheme="minorHAnsi" w:hAnsiTheme="minorHAnsi" w:cstheme="minorHAnsi"/>
          <w:color w:val="000000"/>
          <w:sz w:val="20"/>
          <w:szCs w:val="20"/>
          <w:lang w:val="en-GB"/>
        </w:rPr>
        <w:t> </w:t>
      </w:r>
      <w:r w:rsidRPr="0055485E">
        <w:rPr>
          <w:rStyle w:val="Emphasis"/>
          <w:rFonts w:asciiTheme="minorHAnsi" w:hAnsiTheme="minorHAnsi" w:cstheme="minorHAnsi"/>
          <w:color w:val="000000"/>
          <w:sz w:val="20"/>
          <w:szCs w:val="20"/>
          <w:lang w:val="en-GB"/>
        </w:rPr>
        <w:t>Corporate Social Responsibility and Environmental Management</w:t>
      </w:r>
      <w:r w:rsidRPr="0055485E">
        <w:rPr>
          <w:rFonts w:asciiTheme="minorHAnsi" w:hAnsiTheme="minorHAnsi" w:cstheme="minorHAnsi"/>
          <w:color w:val="000000"/>
          <w:sz w:val="20"/>
          <w:szCs w:val="20"/>
          <w:lang w:val="en-GB"/>
        </w:rPr>
        <w:t>, 27(6), 2461–2475. https://doi.org/10.1002/csr.1940</w:t>
      </w:r>
    </w:p>
    <w:p w14:paraId="5377011B" w14:textId="77777777" w:rsidR="0055485E" w:rsidRPr="0055485E" w:rsidRDefault="0055485E" w:rsidP="0055485E">
      <w:pPr>
        <w:autoSpaceDE w:val="0"/>
        <w:autoSpaceDN w:val="0"/>
        <w:adjustRightInd w:val="0"/>
        <w:spacing w:after="0" w:line="240" w:lineRule="auto"/>
        <w:ind w:left="284" w:hanging="284"/>
        <w:jc w:val="both"/>
        <w:rPr>
          <w:rFonts w:eastAsia="Minion3-Regular-Identity-H" w:cstheme="minorHAnsi"/>
          <w:sz w:val="20"/>
          <w:szCs w:val="20"/>
          <w:lang w:val="en-GB"/>
        </w:rPr>
      </w:pPr>
      <w:r w:rsidRPr="0055485E">
        <w:rPr>
          <w:rFonts w:eastAsia="Minion3-Regular-Identity-H" w:cstheme="minorHAnsi"/>
          <w:sz w:val="20"/>
          <w:szCs w:val="20"/>
          <w:lang w:val="en-GB"/>
        </w:rPr>
        <w:t xml:space="preserve">Richter, M. (eds.) </w:t>
      </w:r>
      <w:r w:rsidRPr="0055485E">
        <w:rPr>
          <w:rFonts w:eastAsia="Minion3-Regular-Identity-H" w:cstheme="minorHAnsi"/>
          <w:i/>
          <w:iCs/>
          <w:sz w:val="20"/>
          <w:szCs w:val="20"/>
          <w:lang w:val="en-GB"/>
        </w:rPr>
        <w:t>Lobbying in the European Union: Strategies, Dynamics and Trends</w:t>
      </w:r>
      <w:r w:rsidRPr="0055485E">
        <w:rPr>
          <w:rFonts w:eastAsia="Minion3-Regular-Identity-H" w:cstheme="minorHAnsi"/>
          <w:sz w:val="20"/>
          <w:szCs w:val="20"/>
          <w:lang w:val="en-GB"/>
        </w:rPr>
        <w:t>. Cham:</w:t>
      </w:r>
    </w:p>
    <w:p w14:paraId="17724AAB" w14:textId="77777777" w:rsidR="0055485E" w:rsidRPr="0055485E" w:rsidRDefault="0055485E" w:rsidP="0055485E">
      <w:pPr>
        <w:spacing w:after="0" w:line="240" w:lineRule="auto"/>
        <w:ind w:left="284" w:hanging="284"/>
        <w:jc w:val="both"/>
        <w:outlineLvl w:val="1"/>
        <w:rPr>
          <w:rFonts w:eastAsia="Times New Roman" w:cstheme="minorHAnsi"/>
          <w:b/>
          <w:bCs/>
          <w:sz w:val="20"/>
          <w:szCs w:val="20"/>
          <w:lang w:val="en-GB" w:eastAsia="pt-PT"/>
        </w:rPr>
      </w:pPr>
      <w:r w:rsidRPr="0055485E">
        <w:rPr>
          <w:rFonts w:eastAsia="Times New Roman" w:cstheme="minorHAnsi"/>
          <w:b/>
          <w:bCs/>
          <w:sz w:val="20"/>
          <w:szCs w:val="20"/>
          <w:lang w:val="en-GB" w:eastAsia="pt-PT"/>
        </w:rPr>
        <w:t>Riferimenti APA</w:t>
      </w:r>
    </w:p>
    <w:p w14:paraId="16A73E24" w14:textId="77777777" w:rsidR="0055485E" w:rsidRPr="0055485E" w:rsidRDefault="0055485E" w:rsidP="0055485E">
      <w:pPr>
        <w:spacing w:after="0" w:line="240" w:lineRule="auto"/>
        <w:ind w:left="284" w:hanging="284"/>
        <w:jc w:val="both"/>
        <w:rPr>
          <w:rFonts w:eastAsia="Times New Roman" w:cstheme="minorHAnsi"/>
          <w:sz w:val="20"/>
          <w:szCs w:val="20"/>
          <w:lang w:val="en-GB" w:eastAsia="pt-PT"/>
        </w:rPr>
      </w:pPr>
      <w:r w:rsidRPr="0055485E">
        <w:rPr>
          <w:rFonts w:eastAsia="Times New Roman" w:cstheme="minorHAnsi"/>
          <w:sz w:val="20"/>
          <w:szCs w:val="20"/>
          <w:lang w:val="en-GB" w:eastAsia="pt-PT"/>
        </w:rPr>
        <w:t xml:space="preserve">Riker, W. H. (1962). </w:t>
      </w:r>
      <w:r w:rsidRPr="0055485E">
        <w:rPr>
          <w:rFonts w:eastAsia="Times New Roman" w:cstheme="minorHAnsi"/>
          <w:i/>
          <w:iCs/>
          <w:sz w:val="20"/>
          <w:szCs w:val="20"/>
          <w:lang w:val="en-GB" w:eastAsia="pt-PT"/>
        </w:rPr>
        <w:t>The Theory of Political Coalitions</w:t>
      </w:r>
      <w:r w:rsidRPr="0055485E">
        <w:rPr>
          <w:rFonts w:eastAsia="Times New Roman" w:cstheme="minorHAnsi"/>
          <w:sz w:val="20"/>
          <w:szCs w:val="20"/>
          <w:lang w:val="en-GB" w:eastAsia="pt-PT"/>
        </w:rPr>
        <w:t>. Yale University Press.</w:t>
      </w:r>
    </w:p>
    <w:p w14:paraId="2907B183" w14:textId="77777777" w:rsidR="0055485E" w:rsidRPr="0055485E" w:rsidRDefault="0055485E" w:rsidP="0055485E">
      <w:pPr>
        <w:pStyle w:val="my-2"/>
        <w:spacing w:before="0" w:beforeAutospacing="0" w:after="0" w:afterAutospacing="0"/>
        <w:ind w:left="284" w:hanging="284"/>
        <w:jc w:val="both"/>
        <w:rPr>
          <w:rFonts w:asciiTheme="minorHAnsi" w:hAnsiTheme="minorHAnsi" w:cstheme="minorHAnsi"/>
          <w:sz w:val="20"/>
          <w:szCs w:val="20"/>
          <w:lang w:val="en-GB"/>
        </w:rPr>
      </w:pPr>
      <w:r w:rsidRPr="0055485E">
        <w:rPr>
          <w:rFonts w:asciiTheme="minorHAnsi" w:hAnsiTheme="minorHAnsi" w:cstheme="minorHAnsi"/>
          <w:sz w:val="20"/>
          <w:szCs w:val="20"/>
          <w:lang w:val="en-GB"/>
        </w:rPr>
        <w:t>Rispoli, F. (2012). "La carta del Nuovo Municipio," PRISMA Economia - Societ? - Lavoro, FrancoAngeli Editore, vol. 2012(2), pp. 54-67.</w:t>
      </w:r>
    </w:p>
    <w:p w14:paraId="2731BE8A"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r w:rsidRPr="0055485E">
        <w:rPr>
          <w:rFonts w:cstheme="minorHAnsi"/>
          <w:color w:val="222222"/>
          <w:sz w:val="20"/>
          <w:szCs w:val="20"/>
          <w:shd w:val="clear" w:color="auto" w:fill="FFFFFF"/>
          <w:lang w:val="en-GB"/>
        </w:rPr>
        <w:t>Riva, G. (2025). Invisible architectures of thought: Toward a new science of AI as cognitive infrastructure. </w:t>
      </w:r>
      <w:r w:rsidRPr="0055485E">
        <w:rPr>
          <w:rFonts w:cstheme="minorHAnsi"/>
          <w:i/>
          <w:iCs/>
          <w:color w:val="222222"/>
          <w:sz w:val="20"/>
          <w:szCs w:val="20"/>
          <w:shd w:val="clear" w:color="auto" w:fill="FFFFFF"/>
          <w:lang w:val="en-GB"/>
        </w:rPr>
        <w:t>arXiv preprint arXiv:2507.22893</w:t>
      </w:r>
      <w:r w:rsidRPr="0055485E">
        <w:rPr>
          <w:rFonts w:cstheme="minorHAnsi"/>
          <w:color w:val="222222"/>
          <w:sz w:val="20"/>
          <w:szCs w:val="20"/>
          <w:shd w:val="clear" w:color="auto" w:fill="FFFFFF"/>
          <w:lang w:val="en-GB"/>
        </w:rPr>
        <w:t>.</w:t>
      </w:r>
    </w:p>
    <w:p w14:paraId="3A6786B4"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r w:rsidRPr="0055485E">
        <w:rPr>
          <w:rFonts w:cstheme="minorHAnsi"/>
          <w:color w:val="222222"/>
          <w:sz w:val="20"/>
          <w:szCs w:val="20"/>
          <w:shd w:val="clear" w:color="auto" w:fill="FFFFFF"/>
          <w:lang w:val="en-GB"/>
        </w:rPr>
        <w:t>Riva, G., Sajno, E., De Gaspari, S., Pupillo, C., Sansoni, M., Passalacqua, G., ... &amp; Wiederhold, B. K. (2024). Understanding artificial intelligence: A multidisciplinary analysis of AI's distinct cognitive architecture. </w:t>
      </w:r>
      <w:r w:rsidRPr="0055485E">
        <w:rPr>
          <w:rFonts w:cstheme="minorHAnsi"/>
          <w:i/>
          <w:iCs/>
          <w:color w:val="222222"/>
          <w:sz w:val="20"/>
          <w:szCs w:val="20"/>
          <w:shd w:val="clear" w:color="auto" w:fill="FFFFFF"/>
          <w:lang w:val="en-GB"/>
        </w:rPr>
        <w:t>Annual Review of Cybertherapy and Telemedicine</w:t>
      </w:r>
      <w:r w:rsidRPr="0055485E">
        <w:rPr>
          <w:rFonts w:cstheme="minorHAnsi"/>
          <w:color w:val="222222"/>
          <w:sz w:val="20"/>
          <w:szCs w:val="20"/>
          <w:shd w:val="clear" w:color="auto" w:fill="FFFFFF"/>
          <w:lang w:val="en-GB"/>
        </w:rPr>
        <w:t>, </w:t>
      </w:r>
      <w:r w:rsidRPr="0055485E">
        <w:rPr>
          <w:rFonts w:cstheme="minorHAnsi"/>
          <w:i/>
          <w:iCs/>
          <w:color w:val="222222"/>
          <w:sz w:val="20"/>
          <w:szCs w:val="20"/>
          <w:shd w:val="clear" w:color="auto" w:fill="FFFFFF"/>
          <w:lang w:val="en-GB"/>
        </w:rPr>
        <w:t>22</w:t>
      </w:r>
      <w:r w:rsidRPr="0055485E">
        <w:rPr>
          <w:rFonts w:cstheme="minorHAnsi"/>
          <w:color w:val="222222"/>
          <w:sz w:val="20"/>
          <w:szCs w:val="20"/>
          <w:shd w:val="clear" w:color="auto" w:fill="FFFFFF"/>
          <w:lang w:val="en-GB"/>
        </w:rPr>
        <w:t>, 20-26.</w:t>
      </w:r>
    </w:p>
    <w:p w14:paraId="30A787AD"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r w:rsidRPr="0055485E">
        <w:rPr>
          <w:rFonts w:cstheme="minorHAnsi"/>
          <w:color w:val="222222"/>
          <w:sz w:val="20"/>
          <w:szCs w:val="20"/>
          <w:shd w:val="clear" w:color="auto" w:fill="FFFFFF"/>
          <w:lang w:val="en-GB"/>
        </w:rPr>
        <w:t>Riva, G., Wiederhold, B. K., &amp; Cipresso, P. (2025). Humane Artificial Intelligence: Psychological, Social, and Ethical Dimensions. </w:t>
      </w:r>
      <w:r w:rsidRPr="0055485E">
        <w:rPr>
          <w:rFonts w:cstheme="minorHAnsi"/>
          <w:i/>
          <w:iCs/>
          <w:color w:val="222222"/>
          <w:sz w:val="20"/>
          <w:szCs w:val="20"/>
          <w:shd w:val="clear" w:color="auto" w:fill="FFFFFF"/>
          <w:lang w:val="en-GB"/>
        </w:rPr>
        <w:t>Cyberpsychology, Behavior, and Social Networking</w:t>
      </w:r>
      <w:r w:rsidRPr="0055485E">
        <w:rPr>
          <w:rFonts w:cstheme="minorHAnsi"/>
          <w:color w:val="222222"/>
          <w:sz w:val="20"/>
          <w:szCs w:val="20"/>
          <w:shd w:val="clear" w:color="auto" w:fill="FFFFFF"/>
          <w:lang w:val="en-GB"/>
        </w:rPr>
        <w:t>, </w:t>
      </w:r>
      <w:r w:rsidRPr="0055485E">
        <w:rPr>
          <w:rFonts w:cstheme="minorHAnsi"/>
          <w:i/>
          <w:iCs/>
          <w:color w:val="222222"/>
          <w:sz w:val="20"/>
          <w:szCs w:val="20"/>
          <w:shd w:val="clear" w:color="auto" w:fill="FFFFFF"/>
          <w:lang w:val="en-GB"/>
        </w:rPr>
        <w:t>28</w:t>
      </w:r>
      <w:r w:rsidRPr="0055485E">
        <w:rPr>
          <w:rFonts w:cstheme="minorHAnsi"/>
          <w:color w:val="222222"/>
          <w:sz w:val="20"/>
          <w:szCs w:val="20"/>
          <w:shd w:val="clear" w:color="auto" w:fill="FFFFFF"/>
          <w:lang w:val="en-GB"/>
        </w:rPr>
        <w:t>(7), 457-461.</w:t>
      </w:r>
    </w:p>
    <w:p w14:paraId="260CBAFC" w14:textId="77777777" w:rsidR="0055485E" w:rsidRPr="0055485E" w:rsidRDefault="0055485E" w:rsidP="0055485E">
      <w:pPr>
        <w:spacing w:after="0" w:line="240" w:lineRule="auto"/>
        <w:ind w:left="284" w:hanging="284"/>
        <w:jc w:val="both"/>
        <w:rPr>
          <w:rFonts w:cstheme="minorHAnsi"/>
          <w:color w:val="181817"/>
          <w:sz w:val="20"/>
          <w:szCs w:val="20"/>
          <w:shd w:val="clear" w:color="auto" w:fill="CAE7FF"/>
          <w:lang w:val="en-GB"/>
        </w:rPr>
      </w:pPr>
      <w:r w:rsidRPr="0055485E">
        <w:rPr>
          <w:rFonts w:cstheme="minorHAnsi"/>
          <w:color w:val="181817"/>
          <w:sz w:val="20"/>
          <w:szCs w:val="20"/>
          <w:shd w:val="clear" w:color="auto" w:fill="CAE7FF"/>
          <w:lang w:val="en-GB"/>
        </w:rPr>
        <w:t>Robinson S. Figures. In: </w:t>
      </w:r>
      <w:r w:rsidRPr="0055485E">
        <w:rPr>
          <w:rFonts w:cstheme="minorHAnsi"/>
          <w:i/>
          <w:iCs/>
          <w:color w:val="181817"/>
          <w:sz w:val="20"/>
          <w:szCs w:val="20"/>
          <w:shd w:val="clear" w:color="auto" w:fill="CAE7FF"/>
          <w:lang w:val="en-GB"/>
        </w:rPr>
        <w:t>Networked News, Racial Divides: How Power and Privilege Shape Public Discourse in Progressive Communities</w:t>
      </w:r>
      <w:r w:rsidRPr="0055485E">
        <w:rPr>
          <w:rFonts w:cstheme="minorHAnsi"/>
          <w:color w:val="181817"/>
          <w:sz w:val="20"/>
          <w:szCs w:val="20"/>
          <w:shd w:val="clear" w:color="auto" w:fill="CAE7FF"/>
          <w:lang w:val="en-GB"/>
        </w:rPr>
        <w:t>. Communication, Society and Politics. Cambridge University Press; 2017:viii-viii.</w:t>
      </w:r>
    </w:p>
    <w:p w14:paraId="516E25CB"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bookmarkStart w:id="163" w:name="_Hlk231121133"/>
      <w:r w:rsidRPr="0055485E">
        <w:rPr>
          <w:rFonts w:cstheme="minorHAnsi"/>
          <w:color w:val="222222"/>
          <w:sz w:val="20"/>
          <w:szCs w:val="20"/>
          <w:shd w:val="clear" w:color="auto" w:fill="FFFFFF"/>
          <w:lang w:val="en-GB"/>
        </w:rPr>
        <w:t>Rodrigues, Maria. (2011). Rethinking the Impact of Transnational Advocacy Networks. New Global Studies. 5. 10.2202/1940-0004.1124.</w:t>
      </w:r>
    </w:p>
    <w:p w14:paraId="09ACCB32"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r w:rsidRPr="0055485E">
        <w:rPr>
          <w:rFonts w:cstheme="minorHAnsi"/>
          <w:color w:val="222222"/>
          <w:sz w:val="20"/>
          <w:szCs w:val="20"/>
          <w:shd w:val="clear" w:color="auto" w:fill="FFFFFF"/>
          <w:lang w:val="en-GB"/>
        </w:rPr>
        <w:t xml:space="preserve">Roggeband, C., Glasius, M. (2020). Uncivil Society. In: List, R., Anheier, H., Toepler, S. (eds) International Encyclopedia of Civil Society. Springer, Cham. </w:t>
      </w:r>
      <w:hyperlink r:id="rId21" w:history="1">
        <w:r w:rsidRPr="0055485E">
          <w:rPr>
            <w:rStyle w:val="Hyperlink"/>
            <w:rFonts w:cstheme="minorHAnsi"/>
            <w:sz w:val="20"/>
            <w:szCs w:val="20"/>
            <w:shd w:val="clear" w:color="auto" w:fill="FFFFFF"/>
            <w:lang w:val="en-GB"/>
          </w:rPr>
          <w:t>https://doi.org/10.1007/978-3-319-99675-2_6-1</w:t>
        </w:r>
      </w:hyperlink>
    </w:p>
    <w:p w14:paraId="44FBE699" w14:textId="77777777" w:rsidR="0055485E" w:rsidRPr="0055485E" w:rsidRDefault="0055485E" w:rsidP="0055485E">
      <w:pPr>
        <w:autoSpaceDE w:val="0"/>
        <w:autoSpaceDN w:val="0"/>
        <w:adjustRightInd w:val="0"/>
        <w:spacing w:after="0" w:line="240" w:lineRule="auto"/>
        <w:ind w:left="284" w:hanging="284"/>
        <w:jc w:val="both"/>
        <w:rPr>
          <w:rFonts w:cstheme="minorHAnsi"/>
          <w:sz w:val="20"/>
          <w:szCs w:val="20"/>
          <w:lang w:val="en-GB"/>
        </w:rPr>
      </w:pPr>
      <w:r w:rsidRPr="0055485E">
        <w:rPr>
          <w:rFonts w:cstheme="minorHAnsi"/>
          <w:color w:val="222222"/>
          <w:sz w:val="20"/>
          <w:szCs w:val="20"/>
          <w:shd w:val="clear" w:color="auto" w:fill="FFFFFF"/>
          <w:lang w:val="en-GB"/>
        </w:rPr>
        <w:t>Rosi, M. (2014). Branding or sharing?: The dialectics of labeling and cooperation in the UNESCO Creative Cities Network. </w:t>
      </w:r>
      <w:r w:rsidRPr="0055485E">
        <w:rPr>
          <w:rFonts w:cstheme="minorHAnsi"/>
          <w:i/>
          <w:iCs/>
          <w:color w:val="222222"/>
          <w:sz w:val="20"/>
          <w:szCs w:val="20"/>
          <w:shd w:val="clear" w:color="auto" w:fill="FFFFFF"/>
          <w:lang w:val="en-GB"/>
        </w:rPr>
        <w:t>City, Culture and Society</w:t>
      </w:r>
      <w:r w:rsidRPr="0055485E">
        <w:rPr>
          <w:rFonts w:cstheme="minorHAnsi"/>
          <w:color w:val="222222"/>
          <w:sz w:val="20"/>
          <w:szCs w:val="20"/>
          <w:shd w:val="clear" w:color="auto" w:fill="FFFFFF"/>
          <w:lang w:val="en-GB"/>
        </w:rPr>
        <w:t>, </w:t>
      </w:r>
      <w:r w:rsidRPr="0055485E">
        <w:rPr>
          <w:rFonts w:cstheme="minorHAnsi"/>
          <w:i/>
          <w:iCs/>
          <w:color w:val="222222"/>
          <w:sz w:val="20"/>
          <w:szCs w:val="20"/>
          <w:shd w:val="clear" w:color="auto" w:fill="FFFFFF"/>
          <w:lang w:val="en-GB"/>
        </w:rPr>
        <w:t>5</w:t>
      </w:r>
      <w:r w:rsidRPr="0055485E">
        <w:rPr>
          <w:rFonts w:cstheme="minorHAnsi"/>
          <w:color w:val="222222"/>
          <w:sz w:val="20"/>
          <w:szCs w:val="20"/>
          <w:shd w:val="clear" w:color="auto" w:fill="FFFFFF"/>
          <w:lang w:val="en-GB"/>
        </w:rPr>
        <w:t>(2), 107-110.</w:t>
      </w:r>
    </w:p>
    <w:p w14:paraId="0ECA6695" w14:textId="77777777" w:rsidR="0055485E" w:rsidRPr="0055485E" w:rsidRDefault="0055485E" w:rsidP="0055485E">
      <w:pPr>
        <w:pStyle w:val="my-2"/>
        <w:spacing w:before="0" w:beforeAutospacing="0" w:after="0" w:afterAutospacing="0"/>
        <w:ind w:left="284" w:hanging="284"/>
        <w:jc w:val="both"/>
        <w:rPr>
          <w:rFonts w:asciiTheme="minorHAnsi" w:hAnsiTheme="minorHAnsi" w:cstheme="minorHAnsi"/>
          <w:color w:val="000000" w:themeColor="text1"/>
          <w:sz w:val="20"/>
          <w:szCs w:val="20"/>
          <w:lang w:val="en-GB"/>
        </w:rPr>
      </w:pPr>
      <w:r w:rsidRPr="0055485E">
        <w:rPr>
          <w:rFonts w:asciiTheme="minorHAnsi" w:hAnsiTheme="minorHAnsi" w:cstheme="minorHAnsi"/>
          <w:color w:val="000000" w:themeColor="text1"/>
          <w:sz w:val="20"/>
          <w:szCs w:val="20"/>
          <w:lang w:val="en-GB"/>
        </w:rPr>
        <w:t>Royo, S., Bellò, B., Torres, L., &amp; Downe, J. (2024). The success of e-participation. Learning lessons from Decide Madrid and We asked, You said, We did in Scotland.</w:t>
      </w:r>
      <w:r w:rsidRPr="0055485E">
        <w:rPr>
          <w:rStyle w:val="apple-converted-space"/>
          <w:rFonts w:asciiTheme="minorHAnsi" w:hAnsiTheme="minorHAnsi" w:cstheme="minorHAnsi"/>
          <w:color w:val="000000" w:themeColor="text1"/>
          <w:sz w:val="20"/>
          <w:szCs w:val="20"/>
          <w:lang w:val="en-GB"/>
        </w:rPr>
        <w:t> </w:t>
      </w:r>
      <w:r w:rsidRPr="0055485E">
        <w:rPr>
          <w:rStyle w:val="Emphasis"/>
          <w:rFonts w:asciiTheme="minorHAnsi" w:hAnsiTheme="minorHAnsi" w:cstheme="minorHAnsi"/>
          <w:color w:val="000000" w:themeColor="text1"/>
          <w:sz w:val="20"/>
          <w:szCs w:val="20"/>
          <w:lang w:val="en-GB"/>
        </w:rPr>
        <w:t>Policy &amp; Internet</w:t>
      </w:r>
      <w:r w:rsidRPr="0055485E">
        <w:rPr>
          <w:rFonts w:asciiTheme="minorHAnsi" w:hAnsiTheme="minorHAnsi" w:cstheme="minorHAnsi"/>
          <w:color w:val="000000" w:themeColor="text1"/>
          <w:sz w:val="20"/>
          <w:szCs w:val="20"/>
          <w:lang w:val="en-GB"/>
        </w:rPr>
        <w:t>, 16, 65–82.</w:t>
      </w:r>
    </w:p>
    <w:p w14:paraId="05CE244B"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r w:rsidRPr="0055485E">
        <w:rPr>
          <w:rFonts w:cstheme="minorHAnsi"/>
          <w:color w:val="222222"/>
          <w:sz w:val="20"/>
          <w:szCs w:val="20"/>
          <w:shd w:val="clear" w:color="auto" w:fill="FFFFFF"/>
          <w:lang w:val="en-GB"/>
        </w:rPr>
        <w:t>Rubin, K. (2023). Everything's a Rule: In Legislative Theatre, Every Citizen Is a Policy Analyst. </w:t>
      </w:r>
      <w:r w:rsidRPr="0055485E">
        <w:rPr>
          <w:rFonts w:cstheme="minorHAnsi"/>
          <w:i/>
          <w:iCs/>
          <w:color w:val="222222"/>
          <w:sz w:val="20"/>
          <w:szCs w:val="20"/>
          <w:shd w:val="clear" w:color="auto" w:fill="FFFFFF"/>
          <w:lang w:val="en-GB"/>
        </w:rPr>
        <w:t>Nat'l Civic Rev.</w:t>
      </w:r>
      <w:r w:rsidRPr="0055485E">
        <w:rPr>
          <w:rFonts w:cstheme="minorHAnsi"/>
          <w:color w:val="222222"/>
          <w:sz w:val="20"/>
          <w:szCs w:val="20"/>
          <w:shd w:val="clear" w:color="auto" w:fill="FFFFFF"/>
          <w:lang w:val="en-GB"/>
        </w:rPr>
        <w:t>, </w:t>
      </w:r>
      <w:r w:rsidRPr="0055485E">
        <w:rPr>
          <w:rFonts w:cstheme="minorHAnsi"/>
          <w:i/>
          <w:iCs/>
          <w:color w:val="222222"/>
          <w:sz w:val="20"/>
          <w:szCs w:val="20"/>
          <w:shd w:val="clear" w:color="auto" w:fill="FFFFFF"/>
          <w:lang w:val="en-GB"/>
        </w:rPr>
        <w:t>112</w:t>
      </w:r>
      <w:r w:rsidRPr="0055485E">
        <w:rPr>
          <w:rFonts w:cstheme="minorHAnsi"/>
          <w:color w:val="222222"/>
          <w:sz w:val="20"/>
          <w:szCs w:val="20"/>
          <w:shd w:val="clear" w:color="auto" w:fill="FFFFFF"/>
          <w:lang w:val="en-GB"/>
        </w:rPr>
        <w:t>, 64</w:t>
      </w:r>
    </w:p>
    <w:p w14:paraId="505313A2" w14:textId="77777777" w:rsidR="0055485E" w:rsidRPr="0055485E" w:rsidRDefault="0055485E" w:rsidP="0055485E">
      <w:pPr>
        <w:spacing w:after="0" w:line="240" w:lineRule="auto"/>
        <w:ind w:left="284" w:hanging="284"/>
        <w:jc w:val="both"/>
        <w:rPr>
          <w:rFonts w:eastAsia="Times New Roman" w:cstheme="minorHAnsi"/>
          <w:sz w:val="20"/>
          <w:szCs w:val="20"/>
          <w:lang w:val="en-GB" w:eastAsia="pt-PT"/>
        </w:rPr>
      </w:pPr>
      <w:r w:rsidRPr="0055485E">
        <w:rPr>
          <w:rFonts w:eastAsia="Times New Roman" w:cstheme="minorHAnsi"/>
          <w:sz w:val="20"/>
          <w:szCs w:val="20"/>
          <w:lang w:val="en-GB" w:eastAsia="pt-PT"/>
        </w:rPr>
        <w:t xml:space="preserve">Sabatier, P. A. (1988). An advocacy coalition framework of policy change and the role of policy-oriented learning therein. </w:t>
      </w:r>
      <w:r w:rsidRPr="0055485E">
        <w:rPr>
          <w:rFonts w:eastAsia="Times New Roman" w:cstheme="minorHAnsi"/>
          <w:i/>
          <w:iCs/>
          <w:sz w:val="20"/>
          <w:szCs w:val="20"/>
          <w:lang w:val="en-GB" w:eastAsia="pt-PT"/>
        </w:rPr>
        <w:t>Policy Sciences, 21</w:t>
      </w:r>
      <w:r w:rsidRPr="0055485E">
        <w:rPr>
          <w:rFonts w:eastAsia="Times New Roman" w:cstheme="minorHAnsi"/>
          <w:sz w:val="20"/>
          <w:szCs w:val="20"/>
          <w:lang w:val="en-GB" w:eastAsia="pt-PT"/>
        </w:rPr>
        <w:t>(2–3), 129–168.</w:t>
      </w:r>
    </w:p>
    <w:p w14:paraId="1E250525" w14:textId="77777777" w:rsidR="0055485E" w:rsidRPr="0055485E" w:rsidRDefault="0055485E" w:rsidP="0055485E">
      <w:pPr>
        <w:spacing w:after="0" w:line="240" w:lineRule="auto"/>
        <w:ind w:left="284" w:hanging="284"/>
        <w:jc w:val="both"/>
        <w:rPr>
          <w:rFonts w:eastAsia="Times New Roman" w:cstheme="minorHAnsi"/>
          <w:sz w:val="20"/>
          <w:szCs w:val="20"/>
          <w:lang w:val="en-GB" w:eastAsia="pt-PT"/>
        </w:rPr>
      </w:pPr>
      <w:r w:rsidRPr="0055485E">
        <w:rPr>
          <w:rFonts w:eastAsia="Times New Roman" w:cstheme="minorHAnsi"/>
          <w:sz w:val="20"/>
          <w:szCs w:val="20"/>
          <w:lang w:val="en-GB" w:eastAsia="pt-PT"/>
        </w:rPr>
        <w:t xml:space="preserve">Sabatier, P. A., &amp; Jenkins-Smith, H. C. (1993). </w:t>
      </w:r>
      <w:r w:rsidRPr="0055485E">
        <w:rPr>
          <w:rFonts w:eastAsia="Times New Roman" w:cstheme="minorHAnsi"/>
          <w:i/>
          <w:iCs/>
          <w:sz w:val="20"/>
          <w:szCs w:val="20"/>
          <w:lang w:val="en-GB" w:eastAsia="pt-PT"/>
        </w:rPr>
        <w:t>Policy Change and Learning: An Advocacy Coalition Approach</w:t>
      </w:r>
      <w:r w:rsidRPr="0055485E">
        <w:rPr>
          <w:rFonts w:eastAsia="Times New Roman" w:cstheme="minorHAnsi"/>
          <w:sz w:val="20"/>
          <w:szCs w:val="20"/>
          <w:lang w:val="en-GB" w:eastAsia="pt-PT"/>
        </w:rPr>
        <w:t>. Westview Press.</w:t>
      </w:r>
    </w:p>
    <w:p w14:paraId="0D432760" w14:textId="77777777" w:rsidR="0055485E" w:rsidRPr="0055485E" w:rsidRDefault="0055485E" w:rsidP="0055485E">
      <w:pPr>
        <w:pStyle w:val="my-2"/>
        <w:spacing w:before="0" w:beforeAutospacing="0" w:after="0" w:afterAutospacing="0"/>
        <w:ind w:left="284" w:hanging="284"/>
        <w:jc w:val="both"/>
        <w:rPr>
          <w:rFonts w:asciiTheme="minorHAnsi" w:hAnsiTheme="minorHAnsi" w:cstheme="minorHAnsi"/>
          <w:color w:val="000000" w:themeColor="text1"/>
          <w:sz w:val="20"/>
          <w:szCs w:val="20"/>
          <w:lang w:val="en-GB"/>
        </w:rPr>
      </w:pPr>
      <w:r w:rsidRPr="0055485E">
        <w:rPr>
          <w:rFonts w:asciiTheme="minorHAnsi" w:hAnsiTheme="minorHAnsi" w:cstheme="minorHAnsi"/>
          <w:color w:val="000000" w:themeColor="text1"/>
          <w:sz w:val="20"/>
          <w:szCs w:val="20"/>
          <w:lang w:val="en-GB"/>
        </w:rPr>
        <w:t>Saffer, A. J., Pilny, A., &amp; Sommerfeldt, E. J. (2021). What influences relationship formation in a global civil society network? An examination of valued multiplex relations.</w:t>
      </w:r>
      <w:r w:rsidRPr="0055485E">
        <w:rPr>
          <w:rStyle w:val="apple-converted-space"/>
          <w:rFonts w:asciiTheme="minorHAnsi" w:hAnsiTheme="minorHAnsi" w:cstheme="minorHAnsi"/>
          <w:color w:val="000000" w:themeColor="text1"/>
          <w:sz w:val="20"/>
          <w:szCs w:val="20"/>
          <w:lang w:val="en-GB"/>
        </w:rPr>
        <w:t> </w:t>
      </w:r>
      <w:r w:rsidRPr="0055485E">
        <w:rPr>
          <w:rStyle w:val="Emphasis"/>
          <w:rFonts w:asciiTheme="minorHAnsi" w:hAnsiTheme="minorHAnsi" w:cstheme="minorHAnsi"/>
          <w:color w:val="000000" w:themeColor="text1"/>
          <w:sz w:val="20"/>
          <w:szCs w:val="20"/>
          <w:lang w:val="en-GB"/>
        </w:rPr>
        <w:t>Communication Research</w:t>
      </w:r>
      <w:r w:rsidRPr="0055485E">
        <w:rPr>
          <w:rFonts w:asciiTheme="minorHAnsi" w:hAnsiTheme="minorHAnsi" w:cstheme="minorHAnsi"/>
          <w:color w:val="000000" w:themeColor="text1"/>
          <w:sz w:val="20"/>
          <w:szCs w:val="20"/>
          <w:lang w:val="en-GB"/>
        </w:rPr>
        <w:t>, 1–30. https://doi.org/10.1177/00936502211016162</w:t>
      </w:r>
    </w:p>
    <w:p w14:paraId="644A3390"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r w:rsidRPr="0055485E">
        <w:rPr>
          <w:rFonts w:cstheme="minorHAnsi"/>
          <w:color w:val="222222"/>
          <w:sz w:val="20"/>
          <w:szCs w:val="20"/>
          <w:shd w:val="clear" w:color="auto" w:fill="FFFFFF"/>
          <w:lang w:val="en-GB"/>
        </w:rPr>
        <w:t>Salvatore, S., Avdi, E., Battaglia, F., Bernal-Marcos, M. J., Buhagiar, L. J., Ciavolino, E., ... &amp; Valmorbida, A. (2019). The cultural milieu and the symbolic universes of European societies. In </w:t>
      </w:r>
      <w:r w:rsidRPr="0055485E">
        <w:rPr>
          <w:rFonts w:cstheme="minorHAnsi"/>
          <w:i/>
          <w:iCs/>
          <w:color w:val="222222"/>
          <w:sz w:val="20"/>
          <w:szCs w:val="20"/>
          <w:shd w:val="clear" w:color="auto" w:fill="FFFFFF"/>
          <w:lang w:val="en-GB"/>
        </w:rPr>
        <w:t>Symbolic universes in time of (Post) crisis: The future of European societies</w:t>
      </w:r>
      <w:r w:rsidRPr="0055485E">
        <w:rPr>
          <w:rFonts w:cstheme="minorHAnsi"/>
          <w:color w:val="222222"/>
          <w:sz w:val="20"/>
          <w:szCs w:val="20"/>
          <w:shd w:val="clear" w:color="auto" w:fill="FFFFFF"/>
          <w:lang w:val="en-GB"/>
        </w:rPr>
        <w:t> (pp. 53-133). Cham: Springer International Publishing.</w:t>
      </w:r>
    </w:p>
    <w:p w14:paraId="0DA9032B"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r w:rsidRPr="0055485E">
        <w:rPr>
          <w:rFonts w:cstheme="minorHAnsi"/>
          <w:color w:val="222222"/>
          <w:sz w:val="20"/>
          <w:szCs w:val="20"/>
          <w:shd w:val="clear" w:color="auto" w:fill="FFFFFF"/>
          <w:lang w:val="en-GB"/>
        </w:rPr>
        <w:t>Salvatore, S., Fini, V., Mannarini, T., Veltri, G. A., Avdi, E., Battaglia, F., ... &amp; Re. Cri. Re. Consortium. (2018). Symbolic universes between present and future of Europe. First results of the map of European societies' cultural milieu. </w:t>
      </w:r>
      <w:r w:rsidRPr="0055485E">
        <w:rPr>
          <w:rFonts w:cstheme="minorHAnsi"/>
          <w:i/>
          <w:iCs/>
          <w:color w:val="222222"/>
          <w:sz w:val="20"/>
          <w:szCs w:val="20"/>
          <w:shd w:val="clear" w:color="auto" w:fill="FFFFFF"/>
          <w:lang w:val="en-GB"/>
        </w:rPr>
        <w:t>PloS one</w:t>
      </w:r>
      <w:r w:rsidRPr="0055485E">
        <w:rPr>
          <w:rFonts w:cstheme="minorHAnsi"/>
          <w:color w:val="222222"/>
          <w:sz w:val="20"/>
          <w:szCs w:val="20"/>
          <w:shd w:val="clear" w:color="auto" w:fill="FFFFFF"/>
          <w:lang w:val="en-GB"/>
        </w:rPr>
        <w:t>, </w:t>
      </w:r>
      <w:r w:rsidRPr="0055485E">
        <w:rPr>
          <w:rFonts w:cstheme="minorHAnsi"/>
          <w:i/>
          <w:iCs/>
          <w:color w:val="222222"/>
          <w:sz w:val="20"/>
          <w:szCs w:val="20"/>
          <w:shd w:val="clear" w:color="auto" w:fill="FFFFFF"/>
          <w:lang w:val="en-GB"/>
        </w:rPr>
        <w:t>13</w:t>
      </w:r>
      <w:r w:rsidRPr="0055485E">
        <w:rPr>
          <w:rFonts w:cstheme="minorHAnsi"/>
          <w:color w:val="222222"/>
          <w:sz w:val="20"/>
          <w:szCs w:val="20"/>
          <w:shd w:val="clear" w:color="auto" w:fill="FFFFFF"/>
          <w:lang w:val="en-GB"/>
        </w:rPr>
        <w:t>(1), e0189885.</w:t>
      </w:r>
    </w:p>
    <w:p w14:paraId="27EB32A8"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r w:rsidRPr="0055485E">
        <w:rPr>
          <w:rFonts w:cstheme="minorHAnsi"/>
          <w:color w:val="222222"/>
          <w:sz w:val="20"/>
          <w:szCs w:val="20"/>
          <w:shd w:val="clear" w:color="auto" w:fill="FFFFFF"/>
          <w:lang w:val="en-GB"/>
        </w:rPr>
        <w:t>Salvatore, S., Mannarini, T., Avdi, E., Battaglia, F., Cremaschi, M., Fini, V., ... &amp; Veltri, G. A. (2019). Globalization, demand of sense and enemization of the other: A psychocultural analysis of European societies’ sociopolitical crisis. </w:t>
      </w:r>
      <w:r w:rsidRPr="0055485E">
        <w:rPr>
          <w:rFonts w:cstheme="minorHAnsi"/>
          <w:i/>
          <w:iCs/>
          <w:color w:val="222222"/>
          <w:sz w:val="20"/>
          <w:szCs w:val="20"/>
          <w:shd w:val="clear" w:color="auto" w:fill="FFFFFF"/>
          <w:lang w:val="en-GB"/>
        </w:rPr>
        <w:t>Culture &amp; Psychology</w:t>
      </w:r>
      <w:r w:rsidRPr="0055485E">
        <w:rPr>
          <w:rFonts w:cstheme="minorHAnsi"/>
          <w:color w:val="222222"/>
          <w:sz w:val="20"/>
          <w:szCs w:val="20"/>
          <w:shd w:val="clear" w:color="auto" w:fill="FFFFFF"/>
          <w:lang w:val="en-GB"/>
        </w:rPr>
        <w:t>, </w:t>
      </w:r>
      <w:r w:rsidRPr="0055485E">
        <w:rPr>
          <w:rFonts w:cstheme="minorHAnsi"/>
          <w:i/>
          <w:iCs/>
          <w:color w:val="222222"/>
          <w:sz w:val="20"/>
          <w:szCs w:val="20"/>
          <w:shd w:val="clear" w:color="auto" w:fill="FFFFFF"/>
          <w:lang w:val="en-GB"/>
        </w:rPr>
        <w:t>25</w:t>
      </w:r>
      <w:r w:rsidRPr="0055485E">
        <w:rPr>
          <w:rFonts w:cstheme="minorHAnsi"/>
          <w:color w:val="222222"/>
          <w:sz w:val="20"/>
          <w:szCs w:val="20"/>
          <w:shd w:val="clear" w:color="auto" w:fill="FFFFFF"/>
          <w:lang w:val="en-GB"/>
        </w:rPr>
        <w:t>(3), 345-374.</w:t>
      </w:r>
    </w:p>
    <w:p w14:paraId="05032D0E"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r w:rsidRPr="0055485E">
        <w:rPr>
          <w:rFonts w:cstheme="minorHAnsi"/>
          <w:color w:val="222222"/>
          <w:sz w:val="20"/>
          <w:szCs w:val="20"/>
          <w:shd w:val="clear" w:color="auto" w:fill="FFFFFF"/>
          <w:lang w:val="en-GB"/>
        </w:rPr>
        <w:t>Salvatore, S., Mannarini, T., Avdi, E., Battaglia, F., Cremaschi, M., Davanzati, G. F., ... &amp; Veltri, G. A. (2019). Symbolic universes and (post) crisis scenarios. In </w:t>
      </w:r>
      <w:r w:rsidRPr="0055485E">
        <w:rPr>
          <w:rFonts w:cstheme="minorHAnsi"/>
          <w:i/>
          <w:iCs/>
          <w:color w:val="222222"/>
          <w:sz w:val="20"/>
          <w:szCs w:val="20"/>
          <w:shd w:val="clear" w:color="auto" w:fill="FFFFFF"/>
          <w:lang w:val="en-GB"/>
        </w:rPr>
        <w:t>Symbolic Universes in Time of (Post) Crisis: The Future of European Societies</w:t>
      </w:r>
      <w:r w:rsidRPr="0055485E">
        <w:rPr>
          <w:rFonts w:cstheme="minorHAnsi"/>
          <w:color w:val="222222"/>
          <w:sz w:val="20"/>
          <w:szCs w:val="20"/>
          <w:shd w:val="clear" w:color="auto" w:fill="FFFFFF"/>
          <w:lang w:val="en-GB"/>
        </w:rPr>
        <w:t> (pp. 257-270). Cham: Springer International Publishing.</w:t>
      </w:r>
    </w:p>
    <w:bookmarkEnd w:id="163"/>
    <w:p w14:paraId="78A92811" w14:textId="77777777" w:rsidR="00510525" w:rsidRDefault="00510525" w:rsidP="0055485E">
      <w:pPr>
        <w:spacing w:after="0" w:line="240" w:lineRule="auto"/>
        <w:ind w:left="284" w:hanging="284"/>
        <w:jc w:val="both"/>
        <w:rPr>
          <w:ins w:id="164" w:author="Sérgio Pedro" w:date="2026-07-10T09:59:00Z"/>
          <w:rFonts w:cstheme="minorHAnsi"/>
          <w:sz w:val="20"/>
          <w:szCs w:val="20"/>
          <w:lang w:val="en-GB"/>
        </w:rPr>
      </w:pPr>
      <w:ins w:id="165" w:author="Sérgio Pedro" w:date="2026-07-10T09:59:00Z">
        <w:r>
          <w:rPr>
            <w:rFonts w:cstheme="minorHAnsi"/>
            <w:sz w:val="20"/>
            <w:szCs w:val="20"/>
            <w:lang w:val="en-GB"/>
          </w:rPr>
          <w:t>Sanders, L. (2003). Against Deliberation, «Political Theory», 25, pp. 347-376. ~</w:t>
        </w:r>
      </w:ins>
    </w:p>
    <w:p w14:paraId="65E41347" w14:textId="46FD260A" w:rsidR="0055485E" w:rsidRPr="0055485E" w:rsidDel="00510525" w:rsidRDefault="0055485E" w:rsidP="0055485E">
      <w:pPr>
        <w:spacing w:after="0" w:line="240" w:lineRule="auto"/>
        <w:ind w:left="284" w:hanging="284"/>
        <w:jc w:val="both"/>
        <w:rPr>
          <w:del w:id="166" w:author="Sérgio Pedro" w:date="2026-07-10T09:59:00Z"/>
          <w:rFonts w:cstheme="minorHAnsi"/>
          <w:sz w:val="20"/>
          <w:szCs w:val="20"/>
          <w:lang w:val="en-GB"/>
        </w:rPr>
      </w:pPr>
      <w:del w:id="167" w:author="Sérgio Pedro" w:date="2026-07-10T09:59:00Z">
        <w:r w:rsidRPr="0055485E" w:rsidDel="00510525">
          <w:rPr>
            <w:rFonts w:cstheme="minorHAnsi"/>
            <w:sz w:val="20"/>
            <w:szCs w:val="20"/>
            <w:lang w:val="en-GB"/>
          </w:rPr>
          <w:delText>Sanders, L. (2003), Against Deliberation, «Political Theory», 25, pp. 347-376. ~</w:delText>
        </w:r>
      </w:del>
    </w:p>
    <w:p w14:paraId="79C47689"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r w:rsidRPr="0055485E">
        <w:rPr>
          <w:rFonts w:cstheme="minorHAnsi"/>
          <w:color w:val="222222"/>
          <w:sz w:val="20"/>
          <w:szCs w:val="20"/>
          <w:shd w:val="clear" w:color="auto" w:fill="FFFFFF"/>
          <w:lang w:val="en-GB"/>
        </w:rPr>
        <w:t>Santos, B. (2006). </w:t>
      </w:r>
      <w:r w:rsidRPr="0055485E">
        <w:rPr>
          <w:rFonts w:cstheme="minorHAnsi"/>
          <w:i/>
          <w:iCs/>
          <w:color w:val="222222"/>
          <w:sz w:val="20"/>
          <w:szCs w:val="20"/>
          <w:shd w:val="clear" w:color="auto" w:fill="FFFFFF"/>
          <w:lang w:val="en-GB"/>
        </w:rPr>
        <w:t>The rise of the global left: The world social forum and beyond</w:t>
      </w:r>
      <w:r w:rsidRPr="0055485E">
        <w:rPr>
          <w:rFonts w:cstheme="minorHAnsi"/>
          <w:color w:val="222222"/>
          <w:sz w:val="20"/>
          <w:szCs w:val="20"/>
          <w:shd w:val="clear" w:color="auto" w:fill="FFFFFF"/>
          <w:lang w:val="en-GB"/>
        </w:rPr>
        <w:t> (Vol. 1, No. 84277-84803). Zed Books.</w:t>
      </w:r>
    </w:p>
    <w:p w14:paraId="01046D9E"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r w:rsidRPr="0055485E">
        <w:rPr>
          <w:rFonts w:cstheme="minorHAnsi"/>
          <w:color w:val="222222"/>
          <w:sz w:val="20"/>
          <w:szCs w:val="20"/>
          <w:shd w:val="clear" w:color="auto" w:fill="FFFFFF"/>
          <w:lang w:val="en-GB"/>
        </w:rPr>
        <w:t>Santos, B. (2007). Beyond abyssal thinking: From global lines to ecologies of knowledges . </w:t>
      </w:r>
      <w:r w:rsidRPr="0055485E">
        <w:rPr>
          <w:rFonts w:cstheme="minorHAnsi"/>
          <w:i/>
          <w:iCs/>
          <w:color w:val="222222"/>
          <w:sz w:val="20"/>
          <w:szCs w:val="20"/>
          <w:shd w:val="clear" w:color="auto" w:fill="FFFFFF"/>
          <w:lang w:val="en-GB"/>
        </w:rPr>
        <w:t>Review (Fernand Braudel Center)</w:t>
      </w:r>
      <w:r w:rsidRPr="0055485E">
        <w:rPr>
          <w:rFonts w:cstheme="minorHAnsi"/>
          <w:color w:val="222222"/>
          <w:sz w:val="20"/>
          <w:szCs w:val="20"/>
          <w:shd w:val="clear" w:color="auto" w:fill="FFFFFF"/>
          <w:lang w:val="en-GB"/>
        </w:rPr>
        <w:t>, 45-89.</w:t>
      </w:r>
    </w:p>
    <w:p w14:paraId="21EE0604"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r w:rsidRPr="0055485E">
        <w:rPr>
          <w:rFonts w:cstheme="minorHAnsi"/>
          <w:color w:val="222222"/>
          <w:sz w:val="20"/>
          <w:szCs w:val="20"/>
          <w:shd w:val="clear" w:color="auto" w:fill="FFFFFF"/>
          <w:lang w:val="en-GB"/>
        </w:rPr>
        <w:t xml:space="preserve">Santos, B. (2015a). A critique of lazy reason: Against the waste of experience. In Wallerstein, I. (coord), </w:t>
      </w:r>
      <w:r w:rsidRPr="0055485E">
        <w:rPr>
          <w:rFonts w:cstheme="minorHAnsi"/>
          <w:i/>
          <w:iCs/>
          <w:color w:val="222222"/>
          <w:sz w:val="20"/>
          <w:szCs w:val="20"/>
          <w:shd w:val="clear" w:color="auto" w:fill="FFFFFF"/>
          <w:lang w:val="en-GB"/>
        </w:rPr>
        <w:t>Modern World-System in the Longue Duree</w:t>
      </w:r>
      <w:r w:rsidRPr="0055485E">
        <w:rPr>
          <w:rFonts w:cstheme="minorHAnsi"/>
          <w:color w:val="222222"/>
          <w:sz w:val="20"/>
          <w:szCs w:val="20"/>
          <w:shd w:val="clear" w:color="auto" w:fill="FFFFFF"/>
          <w:lang w:val="en-GB"/>
        </w:rPr>
        <w:t> (pp. 157-197). Routledge.</w:t>
      </w:r>
    </w:p>
    <w:p w14:paraId="43698319"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r w:rsidRPr="0055485E">
        <w:rPr>
          <w:rFonts w:cstheme="minorHAnsi"/>
          <w:color w:val="222222"/>
          <w:sz w:val="20"/>
          <w:szCs w:val="20"/>
          <w:shd w:val="clear" w:color="auto" w:fill="FFFFFF"/>
          <w:lang w:val="en-GB"/>
        </w:rPr>
        <w:t>Santos, B. (2015b). </w:t>
      </w:r>
      <w:r w:rsidRPr="0055485E">
        <w:rPr>
          <w:rFonts w:cstheme="minorHAnsi"/>
          <w:i/>
          <w:iCs/>
          <w:color w:val="222222"/>
          <w:sz w:val="20"/>
          <w:szCs w:val="20"/>
          <w:shd w:val="clear" w:color="auto" w:fill="FFFFFF"/>
          <w:lang w:val="en-GB"/>
        </w:rPr>
        <w:t>Epistemologies of the South: Justice against epistemicide</w:t>
      </w:r>
      <w:r w:rsidRPr="0055485E">
        <w:rPr>
          <w:rFonts w:cstheme="minorHAnsi"/>
          <w:color w:val="222222"/>
          <w:sz w:val="20"/>
          <w:szCs w:val="20"/>
          <w:shd w:val="clear" w:color="auto" w:fill="FFFFFF"/>
          <w:lang w:val="en-GB"/>
        </w:rPr>
        <w:t>. Routledge.</w:t>
      </w:r>
    </w:p>
    <w:p w14:paraId="41D72B8A"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r w:rsidRPr="0055485E">
        <w:rPr>
          <w:rFonts w:cstheme="minorHAnsi"/>
          <w:color w:val="222222"/>
          <w:sz w:val="20"/>
          <w:szCs w:val="20"/>
          <w:shd w:val="clear" w:color="auto" w:fill="FFFFFF"/>
          <w:lang w:val="en-GB"/>
        </w:rPr>
        <w:t>Santos, B. (2017). A non-occidentalist West?: Learned ignorance and ecology of knowledge. In </w:t>
      </w:r>
      <w:r w:rsidRPr="0055485E">
        <w:rPr>
          <w:rFonts w:cstheme="minorHAnsi"/>
          <w:i/>
          <w:iCs/>
          <w:color w:val="222222"/>
          <w:sz w:val="20"/>
          <w:szCs w:val="20"/>
          <w:shd w:val="clear" w:color="auto" w:fill="FFFFFF"/>
          <w:lang w:val="en-GB"/>
        </w:rPr>
        <w:t>Towards a just curriculum theory</w:t>
      </w:r>
      <w:r w:rsidRPr="0055485E">
        <w:rPr>
          <w:rFonts w:cstheme="minorHAnsi"/>
          <w:color w:val="222222"/>
          <w:sz w:val="20"/>
          <w:szCs w:val="20"/>
          <w:shd w:val="clear" w:color="auto" w:fill="FFFFFF"/>
          <w:lang w:val="en-GB"/>
        </w:rPr>
        <w:t> (pp. 67-89). Routledge.</w:t>
      </w:r>
    </w:p>
    <w:p w14:paraId="76AE1A02" w14:textId="77777777" w:rsidR="0055485E" w:rsidRPr="0055485E" w:rsidRDefault="0055485E" w:rsidP="0055485E">
      <w:pPr>
        <w:pStyle w:val="my-2"/>
        <w:spacing w:before="0" w:beforeAutospacing="0" w:after="0" w:afterAutospacing="0"/>
        <w:ind w:left="284" w:hanging="284"/>
        <w:jc w:val="both"/>
        <w:rPr>
          <w:rFonts w:asciiTheme="minorHAnsi" w:hAnsiTheme="minorHAnsi" w:cstheme="minorHAnsi"/>
          <w:sz w:val="20"/>
          <w:szCs w:val="20"/>
          <w:lang w:val="en-GB"/>
        </w:rPr>
      </w:pPr>
      <w:r w:rsidRPr="0055485E">
        <w:rPr>
          <w:rFonts w:asciiTheme="minorHAnsi" w:hAnsiTheme="minorHAnsi" w:cstheme="minorHAnsi"/>
          <w:sz w:val="20"/>
          <w:szCs w:val="20"/>
          <w:lang w:val="en-GB"/>
        </w:rPr>
        <w:t xml:space="preserve">Saurugger, S. (2007). Democratic “misfit”? Conceptions of civil society participation in France and the European Union. </w:t>
      </w:r>
      <w:r w:rsidRPr="0055485E">
        <w:rPr>
          <w:rStyle w:val="Emphasis"/>
          <w:rFonts w:asciiTheme="minorHAnsi" w:hAnsiTheme="minorHAnsi" w:cstheme="minorHAnsi"/>
          <w:sz w:val="20"/>
          <w:szCs w:val="20"/>
          <w:lang w:val="en-GB"/>
        </w:rPr>
        <w:t>European Journal of Political Research, 46</w:t>
      </w:r>
      <w:r w:rsidRPr="0055485E">
        <w:rPr>
          <w:rFonts w:asciiTheme="minorHAnsi" w:hAnsiTheme="minorHAnsi" w:cstheme="minorHAnsi"/>
          <w:sz w:val="20"/>
          <w:szCs w:val="20"/>
          <w:lang w:val="en-GB"/>
        </w:rPr>
        <w:t>(2), 183–211. https://doi.org/10.1111/j.1475-6765.2007.00662.x</w:t>
      </w:r>
    </w:p>
    <w:p w14:paraId="1028A681" w14:textId="77777777" w:rsidR="0055485E" w:rsidRPr="0055485E" w:rsidRDefault="0055485E" w:rsidP="0055485E">
      <w:pPr>
        <w:pStyle w:val="my-2"/>
        <w:spacing w:before="0" w:beforeAutospacing="0" w:after="0" w:afterAutospacing="0"/>
        <w:ind w:left="284" w:hanging="284"/>
        <w:jc w:val="both"/>
        <w:rPr>
          <w:rFonts w:asciiTheme="minorHAnsi" w:hAnsiTheme="minorHAnsi" w:cstheme="minorHAnsi"/>
          <w:sz w:val="20"/>
          <w:szCs w:val="20"/>
          <w:lang w:val="en-GB"/>
        </w:rPr>
      </w:pPr>
      <w:r w:rsidRPr="0055485E">
        <w:rPr>
          <w:rFonts w:asciiTheme="minorHAnsi" w:hAnsiTheme="minorHAnsi" w:cstheme="minorHAnsi"/>
          <w:sz w:val="20"/>
          <w:szCs w:val="20"/>
          <w:lang w:val="en-GB"/>
        </w:rPr>
        <w:t xml:space="preserve">Sauvage, J. (2011). </w:t>
      </w:r>
      <w:r w:rsidRPr="0055485E">
        <w:rPr>
          <w:rStyle w:val="Emphasis"/>
          <w:rFonts w:asciiTheme="minorHAnsi" w:hAnsiTheme="minorHAnsi" w:cstheme="minorHAnsi"/>
          <w:sz w:val="20"/>
          <w:szCs w:val="20"/>
          <w:lang w:val="en-GB"/>
        </w:rPr>
        <w:t>The political economy of services in regional trade agreements</w:t>
      </w:r>
      <w:r w:rsidRPr="0055485E">
        <w:rPr>
          <w:rFonts w:asciiTheme="minorHAnsi" w:hAnsiTheme="minorHAnsi" w:cstheme="minorHAnsi"/>
          <w:sz w:val="20"/>
          <w:szCs w:val="20"/>
          <w:lang w:val="en-GB"/>
        </w:rPr>
        <w:t>. OECD Publishing.</w:t>
      </w:r>
    </w:p>
    <w:p w14:paraId="02886C5F" w14:textId="77777777" w:rsidR="0055485E" w:rsidRPr="0055485E" w:rsidRDefault="0055485E" w:rsidP="0055485E">
      <w:pPr>
        <w:pStyle w:val="NormalWeb"/>
        <w:spacing w:before="0" w:beforeAutospacing="0" w:after="0" w:afterAutospacing="0"/>
        <w:ind w:left="284" w:hanging="284"/>
        <w:jc w:val="both"/>
        <w:rPr>
          <w:rFonts w:asciiTheme="minorHAnsi" w:hAnsiTheme="minorHAnsi" w:cstheme="minorHAnsi"/>
          <w:sz w:val="20"/>
          <w:szCs w:val="20"/>
          <w:lang w:val="en-GB"/>
        </w:rPr>
      </w:pPr>
      <w:r w:rsidRPr="0055485E">
        <w:rPr>
          <w:rFonts w:asciiTheme="minorHAnsi" w:hAnsiTheme="minorHAnsi" w:cstheme="minorHAnsi"/>
          <w:sz w:val="20"/>
          <w:szCs w:val="20"/>
          <w:lang w:val="en-GB"/>
        </w:rPr>
        <w:t xml:space="preserve">Saward, M. (2021) </w:t>
      </w:r>
      <w:r w:rsidRPr="0055485E">
        <w:rPr>
          <w:rFonts w:asciiTheme="minorHAnsi" w:hAnsiTheme="minorHAnsi" w:cstheme="minorHAnsi"/>
          <w:i/>
          <w:sz w:val="20"/>
          <w:szCs w:val="20"/>
          <w:lang w:val="en-GB"/>
        </w:rPr>
        <w:t>Democratic Design</w:t>
      </w:r>
      <w:r w:rsidRPr="0055485E">
        <w:rPr>
          <w:rFonts w:asciiTheme="minorHAnsi" w:hAnsiTheme="minorHAnsi" w:cstheme="minorHAnsi"/>
          <w:sz w:val="20"/>
          <w:szCs w:val="20"/>
          <w:lang w:val="en-GB"/>
        </w:rPr>
        <w:t>, Oxford University Press</w:t>
      </w:r>
    </w:p>
    <w:p w14:paraId="46B23341" w14:textId="77777777" w:rsidR="0055485E" w:rsidRPr="0055485E" w:rsidRDefault="0055485E" w:rsidP="0055485E">
      <w:pPr>
        <w:spacing w:after="0" w:line="240" w:lineRule="auto"/>
        <w:ind w:left="284" w:hanging="284"/>
        <w:jc w:val="both"/>
        <w:rPr>
          <w:rFonts w:cstheme="minorHAnsi"/>
          <w:color w:val="181817"/>
          <w:sz w:val="20"/>
          <w:szCs w:val="20"/>
          <w:shd w:val="clear" w:color="auto" w:fill="CAE7FF"/>
          <w:lang w:val="en-GB"/>
        </w:rPr>
      </w:pPr>
      <w:r w:rsidRPr="0055485E">
        <w:rPr>
          <w:rFonts w:cstheme="minorHAnsi"/>
          <w:color w:val="222222"/>
          <w:sz w:val="20"/>
          <w:szCs w:val="20"/>
          <w:shd w:val="clear" w:color="auto" w:fill="FFFFFF"/>
          <w:lang w:val="en-GB"/>
        </w:rPr>
        <w:t>Schierup, C. U., Delgado Wise, R., &amp; Toksöz, G. (2019). Migration, civil society and global governance: an introduction to the special issue. In </w:t>
      </w:r>
      <w:r w:rsidRPr="0055485E">
        <w:rPr>
          <w:rFonts w:cstheme="minorHAnsi"/>
          <w:i/>
          <w:iCs/>
          <w:color w:val="222222"/>
          <w:sz w:val="20"/>
          <w:szCs w:val="20"/>
          <w:shd w:val="clear" w:color="auto" w:fill="FFFFFF"/>
          <w:lang w:val="en-GB"/>
        </w:rPr>
        <w:t>Migration, civil society and global governance</w:t>
      </w:r>
      <w:r w:rsidRPr="0055485E">
        <w:rPr>
          <w:rFonts w:cstheme="minorHAnsi"/>
          <w:color w:val="222222"/>
          <w:sz w:val="20"/>
          <w:szCs w:val="20"/>
          <w:shd w:val="clear" w:color="auto" w:fill="FFFFFF"/>
          <w:lang w:val="en-GB"/>
        </w:rPr>
        <w:t>. Taylor &amp; Francis.</w:t>
      </w:r>
    </w:p>
    <w:p w14:paraId="39464E24" w14:textId="77777777" w:rsidR="000E740C" w:rsidRDefault="000E740C" w:rsidP="0055485E">
      <w:pPr>
        <w:pStyle w:val="my-2"/>
        <w:spacing w:before="0" w:beforeAutospacing="0" w:after="0" w:afterAutospacing="0"/>
        <w:ind w:left="284" w:hanging="284"/>
        <w:jc w:val="both"/>
        <w:rPr>
          <w:ins w:id="168" w:author="Sérgio Pedro" w:date="2026-07-10T10:00:00Z"/>
          <w:rFonts w:asciiTheme="minorHAnsi" w:hAnsiTheme="minorHAnsi" w:cstheme="minorHAnsi"/>
          <w:sz w:val="20"/>
          <w:szCs w:val="20"/>
          <w:lang w:val="en-GB" w:eastAsia="en-US"/>
        </w:rPr>
      </w:pPr>
      <w:ins w:id="169" w:author="Sérgio Pedro" w:date="2026-07-10T10:00:00Z">
        <w:r>
          <w:rPr>
            <w:rFonts w:asciiTheme="minorHAnsi" w:hAnsiTheme="minorHAnsi" w:cstheme="minorHAnsi"/>
            <w:sz w:val="20"/>
            <w:szCs w:val="20"/>
            <w:lang w:val="en-GB" w:eastAsia="en-US"/>
          </w:rPr>
          <w:t>Schmidt, Vivien A. .2016. “Reinterpreting the Rules ‘by Stealth’ in Times of Crisis: A Discursive Institutionalist</w:t>
        </w:r>
        <w:r>
          <w:rPr>
            <w:rFonts w:asciiTheme="minorHAnsi" w:hAnsiTheme="minorHAnsi" w:cstheme="minorHAnsi"/>
            <w:sz w:val="20"/>
            <w:szCs w:val="20"/>
            <w:lang w:val="en-GB" w:eastAsia="en-US"/>
          </w:rPr>
          <w:tab/>
          <w:t>Analysis</w:t>
        </w:r>
        <w:r>
          <w:rPr>
            <w:rFonts w:asciiTheme="minorHAnsi" w:hAnsiTheme="minorHAnsi" w:cstheme="minorHAnsi"/>
            <w:sz w:val="20"/>
            <w:szCs w:val="20"/>
            <w:lang w:val="en-GB" w:eastAsia="en-US"/>
          </w:rPr>
          <w:tab/>
          <w:t>of</w:t>
        </w:r>
        <w:r>
          <w:rPr>
            <w:rFonts w:asciiTheme="minorHAnsi" w:hAnsiTheme="minorHAnsi" w:cstheme="minorHAnsi"/>
            <w:sz w:val="20"/>
            <w:szCs w:val="20"/>
            <w:lang w:val="en-GB" w:eastAsia="en-US"/>
          </w:rPr>
          <w:tab/>
          <w:t>the</w:t>
        </w:r>
        <w:r>
          <w:rPr>
            <w:rFonts w:asciiTheme="minorHAnsi" w:hAnsiTheme="minorHAnsi" w:cstheme="minorHAnsi"/>
            <w:sz w:val="20"/>
            <w:szCs w:val="20"/>
            <w:lang w:val="en-GB" w:eastAsia="en-US"/>
          </w:rPr>
          <w:tab/>
          <w:t>European</w:t>
        </w:r>
        <w:r>
          <w:rPr>
            <w:rFonts w:asciiTheme="minorHAnsi" w:hAnsiTheme="minorHAnsi" w:cstheme="minorHAnsi"/>
            <w:sz w:val="20"/>
            <w:szCs w:val="20"/>
            <w:lang w:val="en-GB" w:eastAsia="en-US"/>
          </w:rPr>
          <w:tab/>
          <w:t>Central</w:t>
        </w:r>
        <w:r>
          <w:rPr>
            <w:rFonts w:asciiTheme="minorHAnsi" w:hAnsiTheme="minorHAnsi" w:cstheme="minorHAnsi"/>
            <w:sz w:val="20"/>
            <w:szCs w:val="20"/>
            <w:lang w:val="en-GB" w:eastAsia="en-US"/>
          </w:rPr>
          <w:tab/>
          <w:t>Bank</w:t>
        </w:r>
        <w:r>
          <w:rPr>
            <w:rFonts w:asciiTheme="minorHAnsi" w:hAnsiTheme="minorHAnsi" w:cstheme="minorHAnsi"/>
            <w:sz w:val="20"/>
            <w:szCs w:val="20"/>
            <w:lang w:val="en-GB" w:eastAsia="en-US"/>
          </w:rPr>
          <w:tab/>
          <w:t>and</w:t>
        </w:r>
        <w:r>
          <w:rPr>
            <w:rFonts w:asciiTheme="minorHAnsi" w:hAnsiTheme="minorHAnsi" w:cstheme="minorHAnsi"/>
            <w:sz w:val="20"/>
            <w:szCs w:val="20"/>
            <w:lang w:val="en-GB" w:eastAsia="en-US"/>
          </w:rPr>
          <w:tab/>
          <w:t>the</w:t>
        </w:r>
        <w:r>
          <w:rPr>
            <w:rFonts w:asciiTheme="minorHAnsi" w:hAnsiTheme="minorHAnsi" w:cstheme="minorHAnsi"/>
            <w:sz w:val="20"/>
            <w:szCs w:val="20"/>
            <w:lang w:val="en-GB" w:eastAsia="en-US"/>
          </w:rPr>
          <w:tab/>
          <w:t>European Commission.” West European Politics 39(5), 1032-1052</w:t>
        </w:r>
      </w:ins>
    </w:p>
    <w:p w14:paraId="3D652E0A" w14:textId="053E1207" w:rsidR="0055485E" w:rsidRPr="0055485E" w:rsidDel="00510525" w:rsidRDefault="0055485E" w:rsidP="0055485E">
      <w:pPr>
        <w:pStyle w:val="BodyText"/>
        <w:tabs>
          <w:tab w:val="left" w:pos="2526"/>
          <w:tab w:val="left" w:pos="3644"/>
          <w:tab w:val="left" w:pos="4122"/>
          <w:tab w:val="left" w:pos="4695"/>
          <w:tab w:val="left" w:pos="5893"/>
          <w:tab w:val="left" w:pos="6877"/>
          <w:tab w:val="left" w:pos="7662"/>
          <w:tab w:val="left" w:pos="8288"/>
          <w:tab w:val="left" w:pos="8859"/>
        </w:tabs>
        <w:ind w:left="284" w:right="140" w:hanging="284"/>
        <w:jc w:val="both"/>
        <w:rPr>
          <w:del w:id="170" w:author="Sérgio Pedro" w:date="2026-07-10T09:59:00Z"/>
          <w:rFonts w:asciiTheme="minorHAnsi" w:hAnsiTheme="minorHAnsi" w:cstheme="minorHAnsi"/>
          <w:sz w:val="20"/>
          <w:szCs w:val="20"/>
          <w:lang w:val="en-GB"/>
        </w:rPr>
      </w:pPr>
      <w:del w:id="171" w:author="Sérgio Pedro" w:date="2026-07-10T09:59:00Z">
        <w:r w:rsidRPr="0055485E" w:rsidDel="00510525">
          <w:rPr>
            <w:rFonts w:asciiTheme="minorHAnsi" w:hAnsiTheme="minorHAnsi" w:cstheme="minorHAnsi"/>
            <w:sz w:val="20"/>
            <w:szCs w:val="20"/>
            <w:lang w:val="en-GB"/>
          </w:rPr>
          <w:delText xml:space="preserve">Schmidt, Vivien A. .2016. “Reinterpreting the Rules ‘by Stealth’ in Times of Crisis: A Discursive </w:delText>
        </w:r>
        <w:r w:rsidRPr="0055485E" w:rsidDel="00510525">
          <w:rPr>
            <w:rFonts w:asciiTheme="minorHAnsi" w:hAnsiTheme="minorHAnsi" w:cstheme="minorHAnsi"/>
            <w:spacing w:val="-2"/>
            <w:sz w:val="20"/>
            <w:szCs w:val="20"/>
            <w:lang w:val="en-GB"/>
          </w:rPr>
          <w:delText>Institutionalist</w:delText>
        </w:r>
        <w:r w:rsidRPr="0055485E" w:rsidDel="00510525">
          <w:rPr>
            <w:rFonts w:asciiTheme="minorHAnsi" w:hAnsiTheme="minorHAnsi" w:cstheme="minorHAnsi"/>
            <w:sz w:val="20"/>
            <w:szCs w:val="20"/>
            <w:lang w:val="en-GB"/>
          </w:rPr>
          <w:tab/>
        </w:r>
        <w:r w:rsidRPr="0055485E" w:rsidDel="00510525">
          <w:rPr>
            <w:rFonts w:asciiTheme="minorHAnsi" w:hAnsiTheme="minorHAnsi" w:cstheme="minorHAnsi"/>
            <w:spacing w:val="-2"/>
            <w:sz w:val="20"/>
            <w:szCs w:val="20"/>
            <w:lang w:val="en-GB"/>
          </w:rPr>
          <w:delText>Analysis</w:delText>
        </w:r>
        <w:r w:rsidRPr="0055485E" w:rsidDel="00510525">
          <w:rPr>
            <w:rFonts w:asciiTheme="minorHAnsi" w:hAnsiTheme="minorHAnsi" w:cstheme="minorHAnsi"/>
            <w:sz w:val="20"/>
            <w:szCs w:val="20"/>
            <w:lang w:val="en-GB"/>
          </w:rPr>
          <w:tab/>
        </w:r>
        <w:r w:rsidRPr="0055485E" w:rsidDel="00510525">
          <w:rPr>
            <w:rFonts w:asciiTheme="minorHAnsi" w:hAnsiTheme="minorHAnsi" w:cstheme="minorHAnsi"/>
            <w:spacing w:val="-6"/>
            <w:sz w:val="20"/>
            <w:szCs w:val="20"/>
            <w:lang w:val="en-GB"/>
          </w:rPr>
          <w:delText>of</w:delText>
        </w:r>
        <w:r w:rsidRPr="0055485E" w:rsidDel="00510525">
          <w:rPr>
            <w:rFonts w:asciiTheme="minorHAnsi" w:hAnsiTheme="minorHAnsi" w:cstheme="minorHAnsi"/>
            <w:sz w:val="20"/>
            <w:szCs w:val="20"/>
            <w:lang w:val="en-GB"/>
          </w:rPr>
          <w:tab/>
        </w:r>
        <w:r w:rsidRPr="0055485E" w:rsidDel="00510525">
          <w:rPr>
            <w:rFonts w:asciiTheme="minorHAnsi" w:hAnsiTheme="minorHAnsi" w:cstheme="minorHAnsi"/>
            <w:spacing w:val="-4"/>
            <w:sz w:val="20"/>
            <w:szCs w:val="20"/>
            <w:lang w:val="en-GB"/>
          </w:rPr>
          <w:delText>the</w:delText>
        </w:r>
        <w:r w:rsidRPr="0055485E" w:rsidDel="00510525">
          <w:rPr>
            <w:rFonts w:asciiTheme="minorHAnsi" w:hAnsiTheme="minorHAnsi" w:cstheme="minorHAnsi"/>
            <w:sz w:val="20"/>
            <w:szCs w:val="20"/>
            <w:lang w:val="en-GB"/>
          </w:rPr>
          <w:tab/>
        </w:r>
        <w:r w:rsidRPr="0055485E" w:rsidDel="00510525">
          <w:rPr>
            <w:rFonts w:asciiTheme="minorHAnsi" w:hAnsiTheme="minorHAnsi" w:cstheme="minorHAnsi"/>
            <w:spacing w:val="-2"/>
            <w:sz w:val="20"/>
            <w:szCs w:val="20"/>
            <w:lang w:val="en-GB"/>
          </w:rPr>
          <w:delText>European</w:delText>
        </w:r>
        <w:r w:rsidRPr="0055485E" w:rsidDel="00510525">
          <w:rPr>
            <w:rFonts w:asciiTheme="minorHAnsi" w:hAnsiTheme="minorHAnsi" w:cstheme="minorHAnsi"/>
            <w:sz w:val="20"/>
            <w:szCs w:val="20"/>
            <w:lang w:val="en-GB"/>
          </w:rPr>
          <w:tab/>
        </w:r>
        <w:r w:rsidRPr="0055485E" w:rsidDel="00510525">
          <w:rPr>
            <w:rFonts w:asciiTheme="minorHAnsi" w:hAnsiTheme="minorHAnsi" w:cstheme="minorHAnsi"/>
            <w:spacing w:val="-2"/>
            <w:sz w:val="20"/>
            <w:szCs w:val="20"/>
            <w:lang w:val="en-GB"/>
          </w:rPr>
          <w:delText>Central</w:delText>
        </w:r>
        <w:r w:rsidRPr="0055485E" w:rsidDel="00510525">
          <w:rPr>
            <w:rFonts w:asciiTheme="minorHAnsi" w:hAnsiTheme="minorHAnsi" w:cstheme="minorHAnsi"/>
            <w:sz w:val="20"/>
            <w:szCs w:val="20"/>
            <w:lang w:val="en-GB"/>
          </w:rPr>
          <w:tab/>
        </w:r>
        <w:r w:rsidRPr="0055485E" w:rsidDel="00510525">
          <w:rPr>
            <w:rFonts w:asciiTheme="minorHAnsi" w:hAnsiTheme="minorHAnsi" w:cstheme="minorHAnsi"/>
            <w:spacing w:val="-4"/>
            <w:sz w:val="20"/>
            <w:szCs w:val="20"/>
            <w:lang w:val="en-GB"/>
          </w:rPr>
          <w:delText>Bank</w:delText>
        </w:r>
        <w:r w:rsidRPr="0055485E" w:rsidDel="00510525">
          <w:rPr>
            <w:rFonts w:asciiTheme="minorHAnsi" w:hAnsiTheme="minorHAnsi" w:cstheme="minorHAnsi"/>
            <w:sz w:val="20"/>
            <w:szCs w:val="20"/>
            <w:lang w:val="en-GB"/>
          </w:rPr>
          <w:tab/>
        </w:r>
        <w:r w:rsidRPr="0055485E" w:rsidDel="00510525">
          <w:rPr>
            <w:rFonts w:asciiTheme="minorHAnsi" w:hAnsiTheme="minorHAnsi" w:cstheme="minorHAnsi"/>
            <w:spacing w:val="-4"/>
            <w:sz w:val="20"/>
            <w:szCs w:val="20"/>
            <w:lang w:val="en-GB"/>
          </w:rPr>
          <w:delText>and</w:delText>
        </w:r>
        <w:r w:rsidRPr="0055485E" w:rsidDel="00510525">
          <w:rPr>
            <w:rFonts w:asciiTheme="minorHAnsi" w:hAnsiTheme="minorHAnsi" w:cstheme="minorHAnsi"/>
            <w:sz w:val="20"/>
            <w:szCs w:val="20"/>
            <w:lang w:val="en-GB"/>
          </w:rPr>
          <w:tab/>
        </w:r>
        <w:r w:rsidRPr="0055485E" w:rsidDel="00510525">
          <w:rPr>
            <w:rFonts w:asciiTheme="minorHAnsi" w:hAnsiTheme="minorHAnsi" w:cstheme="minorHAnsi"/>
            <w:spacing w:val="-4"/>
            <w:sz w:val="20"/>
            <w:szCs w:val="20"/>
            <w:lang w:val="en-GB"/>
          </w:rPr>
          <w:delText>the</w:delText>
        </w:r>
        <w:r w:rsidRPr="0055485E" w:rsidDel="00510525">
          <w:rPr>
            <w:rFonts w:asciiTheme="minorHAnsi" w:hAnsiTheme="minorHAnsi" w:cstheme="minorHAnsi"/>
            <w:sz w:val="20"/>
            <w:szCs w:val="20"/>
            <w:lang w:val="en-GB"/>
          </w:rPr>
          <w:tab/>
        </w:r>
        <w:r w:rsidRPr="0055485E" w:rsidDel="00510525">
          <w:rPr>
            <w:rFonts w:asciiTheme="minorHAnsi" w:hAnsiTheme="minorHAnsi" w:cstheme="minorHAnsi"/>
            <w:spacing w:val="-2"/>
            <w:sz w:val="20"/>
            <w:szCs w:val="20"/>
            <w:lang w:val="en-GB"/>
          </w:rPr>
          <w:delText xml:space="preserve">European </w:delText>
        </w:r>
        <w:r w:rsidRPr="0055485E" w:rsidDel="00510525">
          <w:rPr>
            <w:rFonts w:asciiTheme="minorHAnsi" w:hAnsiTheme="minorHAnsi" w:cstheme="minorHAnsi"/>
            <w:sz w:val="20"/>
            <w:szCs w:val="20"/>
            <w:lang w:val="en-GB"/>
          </w:rPr>
          <w:delText xml:space="preserve">Commission.” </w:delText>
        </w:r>
        <w:r w:rsidRPr="0055485E" w:rsidDel="00510525">
          <w:rPr>
            <w:rFonts w:asciiTheme="minorHAnsi" w:hAnsiTheme="minorHAnsi" w:cstheme="minorHAnsi"/>
            <w:i/>
            <w:sz w:val="20"/>
            <w:szCs w:val="20"/>
            <w:lang w:val="en-GB"/>
          </w:rPr>
          <w:delText xml:space="preserve">West European Politics </w:delText>
        </w:r>
        <w:r w:rsidRPr="0055485E" w:rsidDel="00510525">
          <w:rPr>
            <w:rFonts w:asciiTheme="minorHAnsi" w:hAnsiTheme="minorHAnsi" w:cstheme="minorHAnsi"/>
            <w:sz w:val="20"/>
            <w:szCs w:val="20"/>
            <w:lang w:val="en-GB"/>
          </w:rPr>
          <w:delText>39, no. 5 : 1032–52</w:delText>
        </w:r>
      </w:del>
    </w:p>
    <w:p w14:paraId="6DA415EA" w14:textId="77777777" w:rsidR="0055485E" w:rsidRPr="0055485E" w:rsidRDefault="0055485E" w:rsidP="0055485E">
      <w:pPr>
        <w:pStyle w:val="my-2"/>
        <w:spacing w:before="0" w:beforeAutospacing="0" w:after="0" w:afterAutospacing="0"/>
        <w:ind w:left="284" w:hanging="284"/>
        <w:jc w:val="both"/>
        <w:rPr>
          <w:rFonts w:asciiTheme="minorHAnsi" w:hAnsiTheme="minorHAnsi" w:cstheme="minorHAnsi"/>
          <w:sz w:val="20"/>
          <w:szCs w:val="20"/>
          <w:lang w:val="en-GB"/>
        </w:rPr>
      </w:pPr>
      <w:r w:rsidRPr="0055485E">
        <w:rPr>
          <w:rFonts w:asciiTheme="minorHAnsi" w:hAnsiTheme="minorHAnsi" w:cstheme="minorHAnsi"/>
          <w:sz w:val="20"/>
          <w:szCs w:val="20"/>
          <w:lang w:val="en-GB"/>
        </w:rPr>
        <w:t xml:space="preserve">Schmitt, C. (1993). </w:t>
      </w:r>
      <w:r w:rsidRPr="0055485E">
        <w:rPr>
          <w:rStyle w:val="Emphasis"/>
          <w:rFonts w:asciiTheme="minorHAnsi" w:hAnsiTheme="minorHAnsi" w:cstheme="minorHAnsi"/>
          <w:sz w:val="20"/>
          <w:szCs w:val="20"/>
          <w:lang w:val="en-GB"/>
        </w:rPr>
        <w:t>The crisis of parliamentary democracy</w:t>
      </w:r>
      <w:r w:rsidRPr="0055485E">
        <w:rPr>
          <w:rFonts w:asciiTheme="minorHAnsi" w:hAnsiTheme="minorHAnsi" w:cstheme="minorHAnsi"/>
          <w:sz w:val="20"/>
          <w:szCs w:val="20"/>
          <w:lang w:val="en-GB"/>
        </w:rPr>
        <w:t>. MIT Press.</w:t>
      </w:r>
    </w:p>
    <w:p w14:paraId="4AE99B82" w14:textId="77777777" w:rsidR="0055485E" w:rsidRPr="0055485E" w:rsidRDefault="0055485E" w:rsidP="0055485E">
      <w:pPr>
        <w:spacing w:after="0" w:line="240" w:lineRule="auto"/>
        <w:ind w:left="284" w:hanging="284"/>
        <w:jc w:val="both"/>
        <w:rPr>
          <w:rFonts w:eastAsia="Times New Roman" w:cstheme="minorHAnsi"/>
          <w:sz w:val="20"/>
          <w:szCs w:val="20"/>
          <w:lang w:val="en-GB" w:eastAsia="pt-PT"/>
        </w:rPr>
      </w:pPr>
      <w:r w:rsidRPr="0055485E">
        <w:rPr>
          <w:rFonts w:eastAsia="Times New Roman" w:cstheme="minorHAnsi"/>
          <w:sz w:val="20"/>
          <w:szCs w:val="20"/>
          <w:lang w:val="en-GB" w:eastAsia="pt-PT"/>
        </w:rPr>
        <w:t xml:space="preserve">Schön, D. A., &amp; Rein, M. (1994). </w:t>
      </w:r>
      <w:r w:rsidRPr="0055485E">
        <w:rPr>
          <w:rFonts w:eastAsia="Times New Roman" w:cstheme="minorHAnsi"/>
          <w:i/>
          <w:iCs/>
          <w:sz w:val="20"/>
          <w:szCs w:val="20"/>
          <w:lang w:val="en-GB" w:eastAsia="pt-PT"/>
        </w:rPr>
        <w:t>Frame Reflection: Toward the Resolution of Intractable Policy Controversies</w:t>
      </w:r>
      <w:r w:rsidRPr="0055485E">
        <w:rPr>
          <w:rFonts w:eastAsia="Times New Roman" w:cstheme="minorHAnsi"/>
          <w:sz w:val="20"/>
          <w:szCs w:val="20"/>
          <w:lang w:val="en-GB" w:eastAsia="pt-PT"/>
        </w:rPr>
        <w:t>. Basic Books.</w:t>
      </w:r>
    </w:p>
    <w:p w14:paraId="7EFF9A79" w14:textId="77777777" w:rsidR="0055485E" w:rsidRPr="0055485E" w:rsidRDefault="0055485E" w:rsidP="0055485E">
      <w:pPr>
        <w:spacing w:after="0" w:line="240" w:lineRule="auto"/>
        <w:ind w:left="284" w:hanging="284"/>
        <w:jc w:val="both"/>
        <w:rPr>
          <w:rStyle w:val="HTMLCite"/>
          <w:rFonts w:cstheme="minorHAnsi"/>
          <w:i w:val="0"/>
          <w:color w:val="333333"/>
          <w:sz w:val="20"/>
          <w:szCs w:val="20"/>
          <w:bdr w:val="none" w:sz="0" w:space="0" w:color="auto" w:frame="1"/>
          <w:lang w:val="en-GB"/>
        </w:rPr>
      </w:pPr>
      <w:r w:rsidRPr="0055485E">
        <w:rPr>
          <w:rStyle w:val="HTMLCite"/>
          <w:rFonts w:cstheme="minorHAnsi"/>
          <w:i w:val="0"/>
          <w:color w:val="333333"/>
          <w:sz w:val="20"/>
          <w:szCs w:val="20"/>
          <w:bdr w:val="none" w:sz="0" w:space="0" w:color="auto" w:frame="1"/>
          <w:lang w:val="en-GB"/>
        </w:rPr>
        <w:t>Schuler, D. (2008). Liberating Voices: A Pattern Language for Communication Revolution. Cambridge, Massachusetts, and London: MIT Press.</w:t>
      </w:r>
    </w:p>
    <w:p w14:paraId="4579E61B" w14:textId="77777777" w:rsidR="00510525" w:rsidRDefault="00510525" w:rsidP="0055485E">
      <w:pPr>
        <w:spacing w:after="0" w:line="240" w:lineRule="auto"/>
        <w:ind w:left="284" w:hanging="284"/>
        <w:jc w:val="both"/>
        <w:rPr>
          <w:ins w:id="172" w:author="Sérgio Pedro" w:date="2026-07-10T09:59:00Z"/>
          <w:rFonts w:cstheme="minorHAnsi"/>
          <w:color w:val="FF0000"/>
          <w:sz w:val="20"/>
          <w:szCs w:val="20"/>
          <w:shd w:val="clear" w:color="auto" w:fill="FFFFFF"/>
          <w:lang w:val="en-GB"/>
        </w:rPr>
      </w:pPr>
      <w:bookmarkStart w:id="173" w:name="_Hlk231117734"/>
      <w:ins w:id="174" w:author="Sérgio Pedro" w:date="2026-07-10T09:59:00Z">
        <w:r>
          <w:rPr>
            <w:rFonts w:cstheme="minorHAnsi"/>
            <w:color w:val="FF0000"/>
            <w:sz w:val="20"/>
            <w:szCs w:val="20"/>
            <w:shd w:val="clear" w:color="auto" w:fill="FFFFFF"/>
            <w:lang w:val="en-GB"/>
          </w:rPr>
          <w:t>Schwandt, T. A., and Gates, E. F. (2018). Case study methodology. In N. K. Denzin and Y. S. Lincoln (Eds.), The SAGE handbook of qualitative research (5th ed., pp. 600-630). SAGE.</w:t>
        </w:r>
      </w:ins>
    </w:p>
    <w:p w14:paraId="2ED60267" w14:textId="6B7A14B9" w:rsidR="0055485E" w:rsidRPr="0055485E" w:rsidDel="00510525" w:rsidRDefault="0055485E" w:rsidP="0055485E">
      <w:pPr>
        <w:spacing w:after="0" w:line="240" w:lineRule="auto"/>
        <w:ind w:left="284" w:hanging="284"/>
        <w:jc w:val="both"/>
        <w:rPr>
          <w:del w:id="175" w:author="Sérgio Pedro" w:date="2026-07-10T09:59:00Z"/>
          <w:rFonts w:cstheme="minorHAnsi"/>
          <w:color w:val="FF0000"/>
          <w:sz w:val="20"/>
          <w:szCs w:val="20"/>
          <w:shd w:val="clear" w:color="auto" w:fill="FFFFFF"/>
          <w:lang w:val="en-GB"/>
        </w:rPr>
      </w:pPr>
      <w:del w:id="176" w:author="Sérgio Pedro" w:date="2026-07-10T09:59:00Z">
        <w:r w:rsidRPr="0055485E" w:rsidDel="00510525">
          <w:rPr>
            <w:rFonts w:cstheme="minorHAnsi"/>
            <w:color w:val="FF0000"/>
            <w:sz w:val="20"/>
            <w:szCs w:val="20"/>
            <w:shd w:val="clear" w:color="auto" w:fill="FFFFFF"/>
            <w:lang w:val="en-GB"/>
          </w:rPr>
          <w:delText>Schwandt, T. A., &amp; Gates</w:delText>
        </w:r>
        <w:bookmarkEnd w:id="173"/>
        <w:r w:rsidRPr="0055485E" w:rsidDel="00510525">
          <w:rPr>
            <w:rFonts w:cstheme="minorHAnsi"/>
            <w:color w:val="FF0000"/>
            <w:sz w:val="20"/>
            <w:szCs w:val="20"/>
            <w:shd w:val="clear" w:color="auto" w:fill="FFFFFF"/>
            <w:lang w:val="en-GB"/>
          </w:rPr>
          <w:delText>, E. F. (2018). Case study methodology. </w:delText>
        </w:r>
        <w:r w:rsidRPr="0055485E" w:rsidDel="00510525">
          <w:rPr>
            <w:rFonts w:cstheme="minorHAnsi"/>
            <w:i/>
            <w:iCs/>
            <w:color w:val="FF0000"/>
            <w:sz w:val="20"/>
            <w:szCs w:val="20"/>
            <w:shd w:val="clear" w:color="auto" w:fill="FFFFFF"/>
            <w:lang w:val="en-GB"/>
          </w:rPr>
          <w:delText>The SAGE handbook of qualitative research</w:delText>
        </w:r>
        <w:r w:rsidRPr="0055485E" w:rsidDel="00510525">
          <w:rPr>
            <w:rFonts w:cstheme="minorHAnsi"/>
            <w:color w:val="FF0000"/>
            <w:sz w:val="20"/>
            <w:szCs w:val="20"/>
            <w:shd w:val="clear" w:color="auto" w:fill="FFFFFF"/>
            <w:lang w:val="en-GB"/>
          </w:rPr>
          <w:delText>, </w:delText>
        </w:r>
        <w:r w:rsidRPr="0055485E" w:rsidDel="00510525">
          <w:rPr>
            <w:rFonts w:cstheme="minorHAnsi"/>
            <w:i/>
            <w:iCs/>
            <w:color w:val="FF0000"/>
            <w:sz w:val="20"/>
            <w:szCs w:val="20"/>
            <w:shd w:val="clear" w:color="auto" w:fill="FFFFFF"/>
            <w:lang w:val="en-GB"/>
          </w:rPr>
          <w:delText>5</w:delText>
        </w:r>
        <w:r w:rsidRPr="0055485E" w:rsidDel="00510525">
          <w:rPr>
            <w:rFonts w:cstheme="minorHAnsi"/>
            <w:color w:val="FF0000"/>
            <w:sz w:val="20"/>
            <w:szCs w:val="20"/>
            <w:shd w:val="clear" w:color="auto" w:fill="FFFFFF"/>
            <w:lang w:val="en-GB"/>
          </w:rPr>
          <w:delText>, 600-630.</w:delText>
        </w:r>
      </w:del>
    </w:p>
    <w:p w14:paraId="6326F95D" w14:textId="77777777" w:rsidR="0055485E" w:rsidRPr="0055485E" w:rsidRDefault="0055485E" w:rsidP="0055485E">
      <w:pPr>
        <w:spacing w:after="0" w:line="240" w:lineRule="auto"/>
        <w:ind w:left="284" w:hanging="284"/>
        <w:jc w:val="both"/>
        <w:rPr>
          <w:rFonts w:eastAsia="Times New Roman" w:cstheme="minorHAnsi"/>
          <w:sz w:val="20"/>
          <w:szCs w:val="20"/>
          <w:lang w:val="en-GB" w:eastAsia="pt-PT"/>
        </w:rPr>
      </w:pPr>
      <w:r w:rsidRPr="0055485E">
        <w:rPr>
          <w:rFonts w:eastAsia="Times New Roman" w:cstheme="minorHAnsi"/>
          <w:sz w:val="20"/>
          <w:szCs w:val="20"/>
          <w:lang w:val="en-GB" w:eastAsia="pt-PT"/>
        </w:rPr>
        <w:t xml:space="preserve">Scott, J. (2017). </w:t>
      </w:r>
      <w:r w:rsidRPr="0055485E">
        <w:rPr>
          <w:rFonts w:eastAsia="Times New Roman" w:cstheme="minorHAnsi"/>
          <w:i/>
          <w:iCs/>
          <w:sz w:val="20"/>
          <w:szCs w:val="20"/>
          <w:lang w:val="en-GB" w:eastAsia="pt-PT"/>
        </w:rPr>
        <w:t>Social network analysis</w:t>
      </w:r>
      <w:r w:rsidRPr="0055485E">
        <w:rPr>
          <w:rFonts w:eastAsia="Times New Roman" w:cstheme="minorHAnsi"/>
          <w:sz w:val="20"/>
          <w:szCs w:val="20"/>
          <w:lang w:val="en-GB" w:eastAsia="pt-PT"/>
        </w:rPr>
        <w:t xml:space="preserve"> (4th ed.). SAGE.</w:t>
      </w:r>
    </w:p>
    <w:p w14:paraId="69395DB8" w14:textId="77777777" w:rsidR="0055485E" w:rsidRPr="0055485E" w:rsidRDefault="0055485E" w:rsidP="0055485E">
      <w:pPr>
        <w:spacing w:after="0" w:line="240" w:lineRule="auto"/>
        <w:ind w:left="284" w:hanging="284"/>
        <w:jc w:val="both"/>
        <w:rPr>
          <w:rFonts w:eastAsia="Times New Roman" w:cstheme="minorHAnsi"/>
          <w:sz w:val="20"/>
          <w:szCs w:val="20"/>
          <w:lang w:val="en-GB" w:eastAsia="pt-PT"/>
        </w:rPr>
      </w:pPr>
      <w:r w:rsidRPr="0055485E">
        <w:rPr>
          <w:rFonts w:eastAsia="Times New Roman" w:cstheme="minorHAnsi"/>
          <w:sz w:val="20"/>
          <w:szCs w:val="20"/>
          <w:lang w:val="en-GB" w:eastAsia="pt-PT"/>
        </w:rPr>
        <w:t xml:space="preserve">Searle, J. R. (1969). </w:t>
      </w:r>
      <w:r w:rsidRPr="0055485E">
        <w:rPr>
          <w:rFonts w:eastAsia="Times New Roman" w:cstheme="minorHAnsi"/>
          <w:i/>
          <w:iCs/>
          <w:sz w:val="20"/>
          <w:szCs w:val="20"/>
          <w:lang w:val="en-GB" w:eastAsia="pt-PT"/>
        </w:rPr>
        <w:t>Speech Acts: An Essay in the Philosophy of Language</w:t>
      </w:r>
      <w:r w:rsidRPr="0055485E">
        <w:rPr>
          <w:rFonts w:eastAsia="Times New Roman" w:cstheme="minorHAnsi"/>
          <w:sz w:val="20"/>
          <w:szCs w:val="20"/>
          <w:lang w:val="en-GB" w:eastAsia="pt-PT"/>
        </w:rPr>
        <w:t>. Cambridge University Press.</w:t>
      </w:r>
    </w:p>
    <w:p w14:paraId="58CD3C20" w14:textId="77777777" w:rsidR="0055485E" w:rsidRPr="0055485E" w:rsidRDefault="0055485E" w:rsidP="0055485E">
      <w:pPr>
        <w:pStyle w:val="my-2"/>
        <w:spacing w:before="0" w:beforeAutospacing="0" w:after="0" w:afterAutospacing="0"/>
        <w:ind w:left="284" w:hanging="284"/>
        <w:jc w:val="both"/>
        <w:rPr>
          <w:rFonts w:asciiTheme="minorHAnsi" w:hAnsiTheme="minorHAnsi" w:cstheme="minorHAnsi"/>
          <w:color w:val="222222"/>
          <w:sz w:val="20"/>
          <w:szCs w:val="20"/>
          <w:shd w:val="clear" w:color="auto" w:fill="FFFFFF"/>
          <w:lang w:val="en-GB"/>
        </w:rPr>
      </w:pPr>
      <w:r w:rsidRPr="0055485E">
        <w:rPr>
          <w:rFonts w:asciiTheme="minorHAnsi" w:hAnsiTheme="minorHAnsi" w:cstheme="minorHAnsi"/>
          <w:sz w:val="20"/>
          <w:szCs w:val="20"/>
          <w:lang w:val="en-GB"/>
        </w:rPr>
        <w:t>Selke, P. et al. (2007). External Evaluation of the Final pan-European Deliberation Session within the European Citizens’ Panel Process. Final Report, 2007, available at: http:// www.citizenspanel.eu/images/final_report/en/annex_06-2_en.pdf</w:t>
      </w:r>
    </w:p>
    <w:p w14:paraId="54888120" w14:textId="77777777" w:rsidR="0055485E" w:rsidRPr="0055485E" w:rsidRDefault="0055485E" w:rsidP="0055485E">
      <w:pPr>
        <w:spacing w:after="0" w:line="240" w:lineRule="auto"/>
        <w:ind w:left="284" w:hanging="284"/>
        <w:jc w:val="both"/>
        <w:rPr>
          <w:rFonts w:cstheme="minorHAnsi"/>
          <w:color w:val="222222"/>
          <w:sz w:val="20"/>
          <w:szCs w:val="20"/>
          <w:highlight w:val="yellow"/>
          <w:shd w:val="clear" w:color="auto" w:fill="FFFFFF"/>
          <w:lang w:val="en-GB"/>
        </w:rPr>
      </w:pPr>
      <w:r w:rsidRPr="0055485E">
        <w:rPr>
          <w:rFonts w:cstheme="minorHAnsi"/>
          <w:color w:val="222222"/>
          <w:sz w:val="20"/>
          <w:szCs w:val="20"/>
          <w:shd w:val="clear" w:color="auto" w:fill="FFFFFF"/>
          <w:lang w:val="en-GB"/>
        </w:rPr>
        <w:t>Senabre Hidalgo, E., Perelló, J., Becker, F., Bonhoure, I., Legris, M., Cigarini, A. (2021). Participation and Co-creation in Citizen Science. In: Vohland, K., </w:t>
      </w:r>
      <w:r w:rsidRPr="0055485E">
        <w:rPr>
          <w:rFonts w:cstheme="minorHAnsi"/>
          <w:i/>
          <w:iCs/>
          <w:color w:val="222222"/>
          <w:sz w:val="20"/>
          <w:szCs w:val="20"/>
          <w:shd w:val="clear" w:color="auto" w:fill="FFFFFF"/>
          <w:lang w:val="en-GB"/>
        </w:rPr>
        <w:t>et al.</w:t>
      </w:r>
      <w:r w:rsidRPr="0055485E">
        <w:rPr>
          <w:rFonts w:cstheme="minorHAnsi"/>
          <w:color w:val="222222"/>
          <w:sz w:val="20"/>
          <w:szCs w:val="20"/>
          <w:shd w:val="clear" w:color="auto" w:fill="FFFFFF"/>
          <w:lang w:val="en-GB"/>
        </w:rPr>
        <w:t> The Science of Citizen Science. Springer, Cham. https://doi.org/10.1007/978-3-030-58278-4_11</w:t>
      </w:r>
    </w:p>
    <w:p w14:paraId="13CE78E0" w14:textId="77777777" w:rsidR="0055485E" w:rsidRPr="0055485E" w:rsidRDefault="0055485E" w:rsidP="0055485E">
      <w:pPr>
        <w:pStyle w:val="my-2"/>
        <w:spacing w:before="0" w:beforeAutospacing="0" w:after="0" w:afterAutospacing="0"/>
        <w:ind w:left="284" w:hanging="284"/>
        <w:jc w:val="both"/>
        <w:rPr>
          <w:rFonts w:asciiTheme="minorHAnsi" w:hAnsiTheme="minorHAnsi" w:cstheme="minorHAnsi"/>
          <w:color w:val="222222"/>
          <w:sz w:val="20"/>
          <w:szCs w:val="20"/>
          <w:shd w:val="clear" w:color="auto" w:fill="FFFFFF"/>
          <w:lang w:val="en-GB"/>
        </w:rPr>
      </w:pPr>
      <w:r w:rsidRPr="0055485E">
        <w:rPr>
          <w:rFonts w:asciiTheme="minorHAnsi" w:hAnsiTheme="minorHAnsi" w:cstheme="minorHAnsi"/>
          <w:color w:val="222222"/>
          <w:sz w:val="20"/>
          <w:szCs w:val="20"/>
          <w:shd w:val="clear" w:color="auto" w:fill="FFFFFF"/>
          <w:lang w:val="en-GB"/>
        </w:rPr>
        <w:t>Sgueo, G. (2022). I tre problemi della Conferenza sul futuro dell’Europa. </w:t>
      </w:r>
      <w:r w:rsidRPr="0055485E">
        <w:rPr>
          <w:rFonts w:asciiTheme="minorHAnsi" w:hAnsiTheme="minorHAnsi" w:cstheme="minorHAnsi"/>
          <w:i/>
          <w:iCs/>
          <w:color w:val="222222"/>
          <w:sz w:val="20"/>
          <w:szCs w:val="20"/>
          <w:shd w:val="clear" w:color="auto" w:fill="FFFFFF"/>
          <w:lang w:val="en-GB"/>
        </w:rPr>
        <w:t>Rivista trimestrale di diritto pubblico</w:t>
      </w:r>
      <w:r w:rsidRPr="0055485E">
        <w:rPr>
          <w:rFonts w:asciiTheme="minorHAnsi" w:hAnsiTheme="minorHAnsi" w:cstheme="minorHAnsi"/>
          <w:color w:val="222222"/>
          <w:sz w:val="20"/>
          <w:szCs w:val="20"/>
          <w:shd w:val="clear" w:color="auto" w:fill="FFFFFF"/>
          <w:lang w:val="en-GB"/>
        </w:rPr>
        <w:t>, </w:t>
      </w:r>
      <w:r w:rsidRPr="0055485E">
        <w:rPr>
          <w:rFonts w:asciiTheme="minorHAnsi" w:hAnsiTheme="minorHAnsi" w:cstheme="minorHAnsi"/>
          <w:i/>
          <w:iCs/>
          <w:color w:val="222222"/>
          <w:sz w:val="20"/>
          <w:szCs w:val="20"/>
          <w:shd w:val="clear" w:color="auto" w:fill="FFFFFF"/>
          <w:lang w:val="en-GB"/>
        </w:rPr>
        <w:t>1</w:t>
      </w:r>
      <w:r w:rsidRPr="0055485E">
        <w:rPr>
          <w:rFonts w:asciiTheme="minorHAnsi" w:hAnsiTheme="minorHAnsi" w:cstheme="minorHAnsi"/>
          <w:color w:val="222222"/>
          <w:sz w:val="20"/>
          <w:szCs w:val="20"/>
          <w:shd w:val="clear" w:color="auto" w:fill="FFFFFF"/>
          <w:lang w:val="en-GB"/>
        </w:rPr>
        <w:t>, 21-48.</w:t>
      </w:r>
    </w:p>
    <w:p w14:paraId="72FFF174" w14:textId="77777777" w:rsidR="0055485E" w:rsidRPr="0055485E" w:rsidRDefault="0055485E" w:rsidP="0055485E">
      <w:pPr>
        <w:pStyle w:val="my-2"/>
        <w:spacing w:before="0" w:beforeAutospacing="0" w:after="0" w:afterAutospacing="0"/>
        <w:ind w:left="284" w:hanging="284"/>
        <w:jc w:val="both"/>
        <w:rPr>
          <w:rFonts w:asciiTheme="minorHAnsi" w:hAnsiTheme="minorHAnsi" w:cstheme="minorHAnsi"/>
          <w:sz w:val="20"/>
          <w:szCs w:val="20"/>
          <w:lang w:val="en-GB"/>
        </w:rPr>
      </w:pPr>
      <w:r w:rsidRPr="0055485E">
        <w:rPr>
          <w:rFonts w:asciiTheme="minorHAnsi" w:hAnsiTheme="minorHAnsi" w:cstheme="minorHAnsi"/>
          <w:sz w:val="20"/>
          <w:szCs w:val="20"/>
          <w:lang w:val="en-GB"/>
        </w:rPr>
        <w:t>Sgueo, G. (various works on civic participation, democratic innovation, and EU governance).</w:t>
      </w:r>
    </w:p>
    <w:p w14:paraId="5FDEE54D" w14:textId="77777777" w:rsidR="0055485E" w:rsidRPr="0055485E" w:rsidRDefault="0055485E" w:rsidP="0055485E">
      <w:pPr>
        <w:pStyle w:val="NormalWeb"/>
        <w:spacing w:before="0" w:beforeAutospacing="0" w:after="0" w:afterAutospacing="0"/>
        <w:ind w:left="284" w:hanging="284"/>
        <w:jc w:val="both"/>
        <w:rPr>
          <w:rFonts w:asciiTheme="minorHAnsi" w:hAnsiTheme="minorHAnsi" w:cstheme="minorHAnsi"/>
          <w:sz w:val="20"/>
          <w:szCs w:val="20"/>
          <w:lang w:val="en-GB"/>
        </w:rPr>
      </w:pPr>
      <w:r w:rsidRPr="0055485E">
        <w:rPr>
          <w:rFonts w:asciiTheme="minorHAnsi" w:hAnsiTheme="minorHAnsi" w:cstheme="minorHAnsi"/>
          <w:sz w:val="20"/>
          <w:szCs w:val="20"/>
          <w:lang w:val="en-GB"/>
        </w:rPr>
        <w:t xml:space="preserve">Shumate, M. &amp; Cooper, KR. (2022) Networks for Social Impact, Oxford University Press </w:t>
      </w:r>
    </w:p>
    <w:p w14:paraId="050FA60D" w14:textId="77777777" w:rsidR="0055485E" w:rsidRPr="0055485E" w:rsidRDefault="0055485E" w:rsidP="0055485E">
      <w:pPr>
        <w:pStyle w:val="my-2"/>
        <w:spacing w:before="0" w:beforeAutospacing="0" w:after="0" w:afterAutospacing="0"/>
        <w:ind w:left="284" w:hanging="284"/>
        <w:jc w:val="both"/>
        <w:rPr>
          <w:rFonts w:asciiTheme="minorHAnsi" w:hAnsiTheme="minorHAnsi" w:cstheme="minorHAnsi"/>
          <w:color w:val="000000"/>
          <w:sz w:val="20"/>
          <w:szCs w:val="20"/>
          <w:lang w:val="en-GB"/>
        </w:rPr>
      </w:pPr>
      <w:r w:rsidRPr="0055485E">
        <w:rPr>
          <w:rFonts w:asciiTheme="minorHAnsi" w:hAnsiTheme="minorHAnsi" w:cstheme="minorHAnsi"/>
          <w:color w:val="000000"/>
          <w:sz w:val="20"/>
          <w:szCs w:val="20"/>
          <w:lang w:val="en-GB"/>
        </w:rPr>
        <w:t>Shumate, M., &amp; Cooper, K. R. (2022).</w:t>
      </w:r>
      <w:r w:rsidRPr="0055485E">
        <w:rPr>
          <w:rStyle w:val="apple-converted-space"/>
          <w:rFonts w:asciiTheme="minorHAnsi" w:hAnsiTheme="minorHAnsi" w:cstheme="minorHAnsi"/>
          <w:color w:val="000000"/>
          <w:sz w:val="20"/>
          <w:szCs w:val="20"/>
          <w:lang w:val="en-GB"/>
        </w:rPr>
        <w:t> </w:t>
      </w:r>
      <w:r w:rsidRPr="0055485E">
        <w:rPr>
          <w:rStyle w:val="Emphasis"/>
          <w:rFonts w:asciiTheme="minorHAnsi" w:hAnsiTheme="minorHAnsi" w:cstheme="minorHAnsi"/>
          <w:color w:val="000000"/>
          <w:sz w:val="20"/>
          <w:szCs w:val="20"/>
          <w:lang w:val="en-GB"/>
        </w:rPr>
        <w:t>Networks for social impact</w:t>
      </w:r>
      <w:r w:rsidRPr="0055485E">
        <w:rPr>
          <w:rFonts w:asciiTheme="minorHAnsi" w:hAnsiTheme="minorHAnsi" w:cstheme="minorHAnsi"/>
          <w:color w:val="000000"/>
          <w:sz w:val="20"/>
          <w:szCs w:val="20"/>
          <w:lang w:val="en-GB"/>
        </w:rPr>
        <w:t>. Oxford University Press.</w:t>
      </w:r>
    </w:p>
    <w:p w14:paraId="4461E37D" w14:textId="77777777" w:rsidR="0055485E" w:rsidRPr="0055485E" w:rsidRDefault="0055485E" w:rsidP="0055485E">
      <w:pPr>
        <w:tabs>
          <w:tab w:val="left" w:pos="1300"/>
        </w:tabs>
        <w:spacing w:after="0" w:line="240" w:lineRule="auto"/>
        <w:ind w:left="284" w:hanging="284"/>
        <w:jc w:val="both"/>
        <w:rPr>
          <w:rFonts w:eastAsia="Minion3-Regular-Identity-H" w:cstheme="minorHAnsi"/>
          <w:sz w:val="20"/>
          <w:szCs w:val="20"/>
          <w:lang w:val="en-GB"/>
        </w:rPr>
      </w:pPr>
      <w:r w:rsidRPr="0055485E">
        <w:rPr>
          <w:rStyle w:val="author"/>
          <w:rFonts w:cstheme="minorHAnsi"/>
          <w:color w:val="1C1D1E"/>
          <w:sz w:val="20"/>
          <w:szCs w:val="20"/>
          <w:shd w:val="clear" w:color="auto" w:fill="FFFFFF"/>
          <w:lang w:val="en-GB"/>
        </w:rPr>
        <w:t>Sidaway, J.</w:t>
      </w:r>
      <w:r w:rsidRPr="0055485E">
        <w:rPr>
          <w:rFonts w:cstheme="minorHAnsi"/>
          <w:color w:val="1C1D1E"/>
          <w:sz w:val="20"/>
          <w:szCs w:val="20"/>
          <w:shd w:val="clear" w:color="auto" w:fill="FFFFFF"/>
          <w:lang w:val="en-GB"/>
        </w:rPr>
        <w:t> (</w:t>
      </w:r>
      <w:r w:rsidRPr="0055485E">
        <w:rPr>
          <w:rStyle w:val="pubyear"/>
          <w:rFonts w:cstheme="minorHAnsi"/>
          <w:color w:val="1C1D1E"/>
          <w:sz w:val="20"/>
          <w:szCs w:val="20"/>
          <w:shd w:val="clear" w:color="auto" w:fill="FFFFFF"/>
          <w:lang w:val="en-GB"/>
        </w:rPr>
        <w:t>2007</w:t>
      </w:r>
      <w:r w:rsidRPr="0055485E">
        <w:rPr>
          <w:rFonts w:cstheme="minorHAnsi"/>
          <w:color w:val="1C1D1E"/>
          <w:sz w:val="20"/>
          <w:szCs w:val="20"/>
          <w:shd w:val="clear" w:color="auto" w:fill="FFFFFF"/>
          <w:lang w:val="en-GB"/>
        </w:rPr>
        <w:t>) ‘</w:t>
      </w:r>
      <w:r w:rsidRPr="0055485E">
        <w:rPr>
          <w:rStyle w:val="articletitle"/>
          <w:rFonts w:cstheme="minorHAnsi"/>
          <w:color w:val="1C1D1E"/>
          <w:sz w:val="20"/>
          <w:szCs w:val="20"/>
          <w:shd w:val="clear" w:color="auto" w:fill="FFFFFF"/>
          <w:lang w:val="en-GB"/>
        </w:rPr>
        <w:t>Spaces of postdevelopment</w:t>
      </w:r>
      <w:r w:rsidRPr="0055485E">
        <w:rPr>
          <w:rFonts w:cstheme="minorHAnsi"/>
          <w:color w:val="1C1D1E"/>
          <w:sz w:val="20"/>
          <w:szCs w:val="20"/>
          <w:shd w:val="clear" w:color="auto" w:fill="FFFFFF"/>
          <w:lang w:val="en-GB"/>
        </w:rPr>
        <w:t>’, </w:t>
      </w:r>
      <w:r w:rsidRPr="0055485E">
        <w:rPr>
          <w:rFonts w:cstheme="minorHAnsi"/>
          <w:i/>
          <w:iCs/>
          <w:color w:val="1C1D1E"/>
          <w:sz w:val="20"/>
          <w:szCs w:val="20"/>
          <w:shd w:val="clear" w:color="auto" w:fill="FFFFFF"/>
          <w:lang w:val="en-GB"/>
        </w:rPr>
        <w:t>Progress in Human Geography</w:t>
      </w:r>
      <w:r w:rsidRPr="0055485E">
        <w:rPr>
          <w:rFonts w:cstheme="minorHAnsi"/>
          <w:color w:val="1C1D1E"/>
          <w:sz w:val="20"/>
          <w:szCs w:val="20"/>
          <w:shd w:val="clear" w:color="auto" w:fill="FFFFFF"/>
          <w:lang w:val="en-GB"/>
        </w:rPr>
        <w:t>, </w:t>
      </w:r>
      <w:r w:rsidRPr="0055485E">
        <w:rPr>
          <w:rStyle w:val="vol"/>
          <w:rFonts w:cstheme="minorHAnsi"/>
          <w:b/>
          <w:bCs/>
          <w:color w:val="1C1D1E"/>
          <w:sz w:val="20"/>
          <w:szCs w:val="20"/>
          <w:shd w:val="clear" w:color="auto" w:fill="FFFFFF"/>
          <w:lang w:val="en-GB"/>
        </w:rPr>
        <w:t>31</w:t>
      </w:r>
      <w:r w:rsidRPr="0055485E">
        <w:rPr>
          <w:rFonts w:cstheme="minorHAnsi"/>
          <w:color w:val="1C1D1E"/>
          <w:sz w:val="20"/>
          <w:szCs w:val="20"/>
          <w:shd w:val="clear" w:color="auto" w:fill="FFFFFF"/>
          <w:lang w:val="en-GB"/>
        </w:rPr>
        <w:t>, </w:t>
      </w:r>
      <w:r w:rsidRPr="0055485E">
        <w:rPr>
          <w:rStyle w:val="pagefirst"/>
          <w:rFonts w:cstheme="minorHAnsi"/>
          <w:color w:val="1C1D1E"/>
          <w:sz w:val="20"/>
          <w:szCs w:val="20"/>
          <w:shd w:val="clear" w:color="auto" w:fill="FFFFFF"/>
          <w:lang w:val="en-GB"/>
        </w:rPr>
        <w:t>345</w:t>
      </w:r>
      <w:r w:rsidRPr="0055485E">
        <w:rPr>
          <w:rFonts w:cstheme="minorHAnsi"/>
          <w:color w:val="1C1D1E"/>
          <w:sz w:val="20"/>
          <w:szCs w:val="20"/>
          <w:shd w:val="clear" w:color="auto" w:fill="FFFFFF"/>
          <w:lang w:val="en-GB"/>
        </w:rPr>
        <w:t>–</w:t>
      </w:r>
      <w:r w:rsidRPr="0055485E">
        <w:rPr>
          <w:rStyle w:val="pagelast"/>
          <w:rFonts w:cstheme="minorHAnsi"/>
          <w:color w:val="1C1D1E"/>
          <w:sz w:val="20"/>
          <w:szCs w:val="20"/>
          <w:shd w:val="clear" w:color="auto" w:fill="FFFFFF"/>
          <w:lang w:val="en-GB"/>
        </w:rPr>
        <w:t>61</w:t>
      </w:r>
      <w:r w:rsidRPr="0055485E">
        <w:rPr>
          <w:rFonts w:cstheme="minorHAnsi"/>
          <w:color w:val="1C1D1E"/>
          <w:sz w:val="20"/>
          <w:szCs w:val="20"/>
          <w:shd w:val="clear" w:color="auto" w:fill="FFFFFF"/>
          <w:lang w:val="en-GB"/>
        </w:rPr>
        <w:t>.</w:t>
      </w:r>
    </w:p>
    <w:p w14:paraId="7A611709" w14:textId="77777777" w:rsidR="0055485E" w:rsidRPr="0055485E" w:rsidRDefault="0055485E" w:rsidP="0055485E">
      <w:pPr>
        <w:spacing w:after="0" w:line="240" w:lineRule="auto"/>
        <w:ind w:left="284" w:hanging="284"/>
        <w:jc w:val="both"/>
        <w:rPr>
          <w:rFonts w:eastAsia="Times New Roman" w:cstheme="minorHAnsi"/>
          <w:sz w:val="20"/>
          <w:szCs w:val="20"/>
          <w:lang w:val="en-GB" w:eastAsia="pt-PT"/>
        </w:rPr>
      </w:pPr>
      <w:r w:rsidRPr="0055485E">
        <w:rPr>
          <w:rFonts w:eastAsia="Times New Roman" w:cstheme="minorHAnsi"/>
          <w:sz w:val="20"/>
          <w:szCs w:val="20"/>
          <w:lang w:val="en-GB" w:eastAsia="pt-PT"/>
        </w:rPr>
        <w:t xml:space="preserve">Simmel, G. (1950). </w:t>
      </w:r>
      <w:r w:rsidRPr="0055485E">
        <w:rPr>
          <w:rFonts w:eastAsia="Times New Roman" w:cstheme="minorHAnsi"/>
          <w:i/>
          <w:iCs/>
          <w:sz w:val="20"/>
          <w:szCs w:val="20"/>
          <w:lang w:val="en-GB" w:eastAsia="pt-PT"/>
        </w:rPr>
        <w:t>The sociology of Georg Simmel</w:t>
      </w:r>
      <w:r w:rsidRPr="0055485E">
        <w:rPr>
          <w:rFonts w:eastAsia="Times New Roman" w:cstheme="minorHAnsi"/>
          <w:sz w:val="20"/>
          <w:szCs w:val="20"/>
          <w:lang w:val="en-GB" w:eastAsia="pt-PT"/>
        </w:rPr>
        <w:t xml:space="preserve"> (K. H. Wolff, Trans. &amp; Ed.). Free Press.</w:t>
      </w:r>
    </w:p>
    <w:p w14:paraId="79BDB24C"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r w:rsidRPr="0055485E">
        <w:rPr>
          <w:rFonts w:cstheme="minorHAnsi"/>
          <w:color w:val="222222"/>
          <w:sz w:val="20"/>
          <w:szCs w:val="20"/>
          <w:shd w:val="clear" w:color="auto" w:fill="FFFFFF"/>
          <w:lang w:val="en-GB"/>
        </w:rPr>
        <w:t>Sintomer, Y., Herzberg, C., Röcke, A., &amp; Allegretti, G. (2012). Transnational models of citizen participation: The case of participatory budgeting. </w:t>
      </w:r>
      <w:r w:rsidRPr="0055485E">
        <w:rPr>
          <w:rFonts w:cstheme="minorHAnsi"/>
          <w:i/>
          <w:iCs/>
          <w:color w:val="222222"/>
          <w:sz w:val="20"/>
          <w:szCs w:val="20"/>
          <w:shd w:val="clear" w:color="auto" w:fill="FFFFFF"/>
          <w:lang w:val="en-GB"/>
        </w:rPr>
        <w:t>Journal of Deliberative Democracy</w:t>
      </w:r>
      <w:r w:rsidRPr="0055485E">
        <w:rPr>
          <w:rFonts w:cstheme="minorHAnsi"/>
          <w:color w:val="222222"/>
          <w:sz w:val="20"/>
          <w:szCs w:val="20"/>
          <w:shd w:val="clear" w:color="auto" w:fill="FFFFFF"/>
          <w:lang w:val="en-GB"/>
        </w:rPr>
        <w:t>, </w:t>
      </w:r>
      <w:r w:rsidRPr="0055485E">
        <w:rPr>
          <w:rFonts w:cstheme="minorHAnsi"/>
          <w:i/>
          <w:iCs/>
          <w:color w:val="222222"/>
          <w:sz w:val="20"/>
          <w:szCs w:val="20"/>
          <w:shd w:val="clear" w:color="auto" w:fill="FFFFFF"/>
          <w:lang w:val="en-GB"/>
        </w:rPr>
        <w:t>8</w:t>
      </w:r>
      <w:r w:rsidRPr="0055485E">
        <w:rPr>
          <w:rFonts w:cstheme="minorHAnsi"/>
          <w:color w:val="222222"/>
          <w:sz w:val="20"/>
          <w:szCs w:val="20"/>
          <w:shd w:val="clear" w:color="auto" w:fill="FFFFFF"/>
          <w:lang w:val="en-GB"/>
        </w:rPr>
        <w:t>(2).</w:t>
      </w:r>
    </w:p>
    <w:p w14:paraId="7D6DFB87" w14:textId="77777777" w:rsidR="0055485E" w:rsidRPr="0055485E" w:rsidRDefault="0055485E" w:rsidP="0055485E">
      <w:pPr>
        <w:pStyle w:val="NormalWeb"/>
        <w:spacing w:before="0" w:beforeAutospacing="0" w:after="0" w:afterAutospacing="0"/>
        <w:ind w:left="284" w:hanging="284"/>
        <w:jc w:val="both"/>
        <w:rPr>
          <w:rFonts w:asciiTheme="minorHAnsi" w:hAnsiTheme="minorHAnsi" w:cstheme="minorHAnsi"/>
          <w:sz w:val="20"/>
          <w:szCs w:val="20"/>
          <w:lang w:val="en-GB"/>
        </w:rPr>
      </w:pPr>
      <w:r w:rsidRPr="0055485E">
        <w:rPr>
          <w:rFonts w:asciiTheme="minorHAnsi" w:hAnsiTheme="minorHAnsi" w:cstheme="minorHAnsi"/>
          <w:sz w:val="20"/>
          <w:szCs w:val="20"/>
          <w:lang w:val="en-GB"/>
        </w:rPr>
        <w:t xml:space="preserve">Smith, G. (2009). </w:t>
      </w:r>
      <w:r w:rsidRPr="0055485E">
        <w:rPr>
          <w:rFonts w:asciiTheme="minorHAnsi" w:hAnsiTheme="minorHAnsi" w:cstheme="minorHAnsi"/>
          <w:i/>
          <w:sz w:val="20"/>
          <w:szCs w:val="20"/>
          <w:lang w:val="en-GB"/>
        </w:rPr>
        <w:t>Democratic innovations: Designing institutions for citizen participation</w:t>
      </w:r>
      <w:r w:rsidRPr="0055485E">
        <w:rPr>
          <w:rFonts w:asciiTheme="minorHAnsi" w:hAnsiTheme="minorHAnsi" w:cstheme="minorHAnsi"/>
          <w:sz w:val="20"/>
          <w:szCs w:val="20"/>
          <w:lang w:val="en-GB"/>
        </w:rPr>
        <w:t>. Cambridge University Press.</w:t>
      </w:r>
    </w:p>
    <w:p w14:paraId="14DBF9AD" w14:textId="77777777" w:rsidR="00510525" w:rsidRDefault="00510525" w:rsidP="0055485E">
      <w:pPr>
        <w:tabs>
          <w:tab w:val="left" w:pos="1300"/>
        </w:tabs>
        <w:spacing w:after="0" w:line="240" w:lineRule="auto"/>
        <w:ind w:left="284" w:hanging="284"/>
        <w:jc w:val="both"/>
        <w:rPr>
          <w:ins w:id="177" w:author="Sérgio Pedro" w:date="2026-07-10T09:59:00Z"/>
          <w:rFonts w:cstheme="minorHAnsi"/>
          <w:color w:val="222222"/>
          <w:sz w:val="20"/>
          <w:szCs w:val="20"/>
          <w:shd w:val="clear" w:color="auto" w:fill="FFFFFF"/>
          <w:lang w:val="en-GB"/>
        </w:rPr>
      </w:pPr>
      <w:ins w:id="178" w:author="Sérgio Pedro" w:date="2026-07-10T09:59:00Z">
        <w:r>
          <w:rPr>
            <w:rFonts w:cstheme="minorHAnsi"/>
            <w:color w:val="222222"/>
            <w:sz w:val="20"/>
            <w:szCs w:val="20"/>
            <w:shd w:val="clear" w:color="auto" w:fill="FFFFFF"/>
            <w:lang w:val="en-GB"/>
          </w:rPr>
          <w:t>Smith, G. (2019). Lessons from democratic innovations. In H. Tam (Ed.), Whose government is it? The renewal of state-citizen cooperation (pp. 91-108). Bristol University Press.</w:t>
        </w:r>
      </w:ins>
    </w:p>
    <w:p w14:paraId="7F5755DC" w14:textId="669247DE" w:rsidR="0055485E" w:rsidRPr="0055485E" w:rsidDel="00510525" w:rsidRDefault="0055485E" w:rsidP="0055485E">
      <w:pPr>
        <w:spacing w:after="0" w:line="240" w:lineRule="auto"/>
        <w:ind w:left="284" w:hanging="284"/>
        <w:jc w:val="both"/>
        <w:rPr>
          <w:del w:id="179" w:author="Sérgio Pedro" w:date="2026-07-10T09:59:00Z"/>
          <w:rFonts w:cstheme="minorHAnsi"/>
          <w:color w:val="FF0000"/>
          <w:sz w:val="20"/>
          <w:szCs w:val="20"/>
          <w:lang w:val="en-GB"/>
        </w:rPr>
      </w:pPr>
      <w:del w:id="180" w:author="Sérgio Pedro" w:date="2026-07-10T09:59:00Z">
        <w:r w:rsidRPr="0055485E" w:rsidDel="00510525">
          <w:rPr>
            <w:rFonts w:cstheme="minorHAnsi"/>
            <w:color w:val="222222"/>
            <w:sz w:val="20"/>
            <w:szCs w:val="20"/>
            <w:shd w:val="clear" w:color="auto" w:fill="FFFFFF"/>
            <w:lang w:val="en-GB"/>
          </w:rPr>
          <w:delText>Smith, G. (2019). Lessons from democratic innovations. </w:delText>
        </w:r>
        <w:r w:rsidRPr="0055485E" w:rsidDel="00510525">
          <w:rPr>
            <w:rFonts w:cstheme="minorHAnsi"/>
            <w:i/>
            <w:iCs/>
            <w:color w:val="222222"/>
            <w:sz w:val="20"/>
            <w:szCs w:val="20"/>
            <w:shd w:val="clear" w:color="auto" w:fill="FFFFFF"/>
            <w:lang w:val="en-GB"/>
          </w:rPr>
          <w:delText>Whose government is it?</w:delText>
        </w:r>
        <w:r w:rsidRPr="0055485E" w:rsidDel="00510525">
          <w:rPr>
            <w:rFonts w:cstheme="minorHAnsi"/>
            <w:color w:val="222222"/>
            <w:sz w:val="20"/>
            <w:szCs w:val="20"/>
            <w:shd w:val="clear" w:color="auto" w:fill="FFFFFF"/>
            <w:lang w:val="en-GB"/>
          </w:rPr>
          <w:delText xml:space="preserve">, 91-108, </w:delText>
        </w:r>
        <w:r w:rsidRPr="0055485E" w:rsidDel="00510525">
          <w:rPr>
            <w:rFonts w:cstheme="minorHAnsi"/>
            <w:i/>
            <w:color w:val="FF0000"/>
            <w:sz w:val="20"/>
            <w:szCs w:val="20"/>
            <w:shd w:val="clear" w:color="auto" w:fill="FFFFFF"/>
            <w:lang w:val="en-GB"/>
          </w:rPr>
          <w:delText>???</w:delText>
        </w:r>
      </w:del>
    </w:p>
    <w:p w14:paraId="5485E7CF" w14:textId="77777777" w:rsidR="0055485E" w:rsidRPr="0055485E" w:rsidRDefault="0055485E" w:rsidP="0055485E">
      <w:pPr>
        <w:tabs>
          <w:tab w:val="left" w:pos="1300"/>
        </w:tabs>
        <w:spacing w:after="0" w:line="240" w:lineRule="auto"/>
        <w:ind w:left="284" w:hanging="284"/>
        <w:jc w:val="both"/>
        <w:rPr>
          <w:rStyle w:val="pagelast"/>
          <w:rFonts w:cstheme="minorHAnsi"/>
          <w:color w:val="1C1D1E"/>
          <w:sz w:val="20"/>
          <w:szCs w:val="20"/>
          <w:shd w:val="clear" w:color="auto" w:fill="FFFFFF"/>
          <w:lang w:val="en-GB"/>
        </w:rPr>
      </w:pPr>
      <w:r w:rsidRPr="0055485E">
        <w:rPr>
          <w:rStyle w:val="editor"/>
          <w:rFonts w:cstheme="minorHAnsi"/>
          <w:color w:val="1C1D1E"/>
          <w:sz w:val="20"/>
          <w:szCs w:val="20"/>
          <w:shd w:val="clear" w:color="auto" w:fill="FFFFFF"/>
          <w:lang w:val="en-GB"/>
        </w:rPr>
        <w:t>Smith</w:t>
      </w:r>
      <w:r w:rsidRPr="0055485E">
        <w:rPr>
          <w:rFonts w:cstheme="minorHAnsi"/>
          <w:color w:val="1C1D1E"/>
          <w:sz w:val="20"/>
          <w:szCs w:val="20"/>
          <w:shd w:val="clear" w:color="auto" w:fill="FFFFFF"/>
          <w:lang w:val="en-GB"/>
        </w:rPr>
        <w:t xml:space="preserve">,MP, &amp; </w:t>
      </w:r>
      <w:r w:rsidRPr="0055485E">
        <w:rPr>
          <w:rStyle w:val="editor"/>
          <w:rFonts w:cstheme="minorHAnsi"/>
          <w:color w:val="1C1D1E"/>
          <w:sz w:val="20"/>
          <w:szCs w:val="20"/>
          <w:shd w:val="clear" w:color="auto" w:fill="FFFFFF"/>
          <w:lang w:val="en-GB"/>
        </w:rPr>
        <w:t>Guarnizo</w:t>
      </w:r>
      <w:r w:rsidRPr="0055485E">
        <w:rPr>
          <w:rFonts w:cstheme="minorHAnsi"/>
          <w:color w:val="1C1D1E"/>
          <w:sz w:val="20"/>
          <w:szCs w:val="20"/>
          <w:shd w:val="clear" w:color="auto" w:fill="FFFFFF"/>
          <w:lang w:val="en-GB"/>
        </w:rPr>
        <w:t>, LE (</w:t>
      </w:r>
      <w:r w:rsidRPr="0055485E">
        <w:rPr>
          <w:rStyle w:val="pubyear"/>
          <w:rFonts w:cstheme="minorHAnsi"/>
          <w:color w:val="1C1D1E"/>
          <w:sz w:val="20"/>
          <w:szCs w:val="20"/>
          <w:shd w:val="clear" w:color="auto" w:fill="FFFFFF"/>
          <w:lang w:val="en-GB"/>
        </w:rPr>
        <w:t>1998, eds.</w:t>
      </w:r>
      <w:r w:rsidRPr="0055485E">
        <w:rPr>
          <w:rFonts w:cstheme="minorHAnsi"/>
          <w:color w:val="1C1D1E"/>
          <w:sz w:val="20"/>
          <w:szCs w:val="20"/>
          <w:shd w:val="clear" w:color="auto" w:fill="FFFFFF"/>
          <w:lang w:val="en-GB"/>
        </w:rPr>
        <w:t xml:space="preserve">). </w:t>
      </w:r>
      <w:r w:rsidRPr="0055485E">
        <w:rPr>
          <w:rStyle w:val="booktitle"/>
          <w:rFonts w:cstheme="minorHAnsi"/>
          <w:i/>
          <w:iCs/>
          <w:color w:val="1C1D1E"/>
          <w:sz w:val="20"/>
          <w:szCs w:val="20"/>
          <w:shd w:val="clear" w:color="auto" w:fill="FFFFFF"/>
          <w:lang w:val="en-GB"/>
        </w:rPr>
        <w:t>Transnationalism from below</w:t>
      </w:r>
      <w:r w:rsidRPr="0055485E">
        <w:rPr>
          <w:rFonts w:cstheme="minorHAnsi"/>
          <w:color w:val="1C1D1E"/>
          <w:sz w:val="20"/>
          <w:szCs w:val="20"/>
          <w:shd w:val="clear" w:color="auto" w:fill="FFFFFF"/>
          <w:lang w:val="en-GB"/>
        </w:rPr>
        <w:t>, New Brunswick , NJ : Transaction Publishers.</w:t>
      </w:r>
    </w:p>
    <w:p w14:paraId="301AD906" w14:textId="77777777" w:rsidR="0055485E" w:rsidRPr="0055485E" w:rsidRDefault="0055485E" w:rsidP="0055485E">
      <w:pPr>
        <w:spacing w:after="0" w:line="240" w:lineRule="auto"/>
        <w:ind w:left="284" w:hanging="284"/>
        <w:jc w:val="both"/>
        <w:rPr>
          <w:rFonts w:eastAsia="Times New Roman" w:cstheme="minorHAnsi"/>
          <w:sz w:val="20"/>
          <w:szCs w:val="20"/>
          <w:lang w:val="en-GB" w:eastAsia="pt-PT"/>
        </w:rPr>
      </w:pPr>
      <w:r w:rsidRPr="0055485E">
        <w:rPr>
          <w:rFonts w:eastAsia="Times New Roman" w:cstheme="minorHAnsi"/>
          <w:sz w:val="20"/>
          <w:szCs w:val="20"/>
          <w:lang w:val="en-GB" w:eastAsia="pt-PT"/>
        </w:rPr>
        <w:t xml:space="preserve">Snyder, G. H. (1997). </w:t>
      </w:r>
      <w:r w:rsidRPr="0055485E">
        <w:rPr>
          <w:rFonts w:eastAsia="Times New Roman" w:cstheme="minorHAnsi"/>
          <w:i/>
          <w:iCs/>
          <w:sz w:val="20"/>
          <w:szCs w:val="20"/>
          <w:lang w:val="en-GB" w:eastAsia="pt-PT"/>
        </w:rPr>
        <w:t>Alliance Politics</w:t>
      </w:r>
      <w:r w:rsidRPr="0055485E">
        <w:rPr>
          <w:rFonts w:eastAsia="Times New Roman" w:cstheme="minorHAnsi"/>
          <w:sz w:val="20"/>
          <w:szCs w:val="20"/>
          <w:lang w:val="en-GB" w:eastAsia="pt-PT"/>
        </w:rPr>
        <w:t>. Cornell University Press.</w:t>
      </w:r>
    </w:p>
    <w:p w14:paraId="11049971" w14:textId="77777777" w:rsidR="0055485E" w:rsidRPr="0055485E" w:rsidRDefault="0055485E" w:rsidP="0055485E">
      <w:pPr>
        <w:spacing w:after="0" w:line="240" w:lineRule="auto"/>
        <w:ind w:left="284" w:hanging="284"/>
        <w:jc w:val="both"/>
        <w:rPr>
          <w:rFonts w:cstheme="minorHAnsi"/>
          <w:sz w:val="20"/>
          <w:szCs w:val="20"/>
          <w:lang w:val="en-GB"/>
        </w:rPr>
      </w:pPr>
      <w:r w:rsidRPr="0055485E">
        <w:rPr>
          <w:rFonts w:cstheme="minorHAnsi"/>
          <w:sz w:val="20"/>
          <w:szCs w:val="20"/>
          <w:lang w:val="en-GB"/>
        </w:rPr>
        <w:t xml:space="preserve">Sørensen, E., &amp; Torfing, J. (2007, eds.). </w:t>
      </w:r>
      <w:r w:rsidRPr="0055485E">
        <w:rPr>
          <w:rFonts w:cstheme="minorHAnsi"/>
          <w:i/>
          <w:sz w:val="20"/>
          <w:szCs w:val="20"/>
          <w:lang w:val="en-GB"/>
        </w:rPr>
        <w:t>Theories of democratic network governance</w:t>
      </w:r>
      <w:r w:rsidRPr="0055485E">
        <w:rPr>
          <w:rFonts w:cstheme="minorHAnsi"/>
          <w:sz w:val="20"/>
          <w:szCs w:val="20"/>
          <w:lang w:val="en-GB"/>
        </w:rPr>
        <w:t>. Palgrave Macmillan.</w:t>
      </w:r>
    </w:p>
    <w:p w14:paraId="787F4ADB" w14:textId="77777777" w:rsidR="0055485E" w:rsidRPr="0055485E" w:rsidRDefault="0055485E" w:rsidP="0055485E">
      <w:pPr>
        <w:spacing w:after="0" w:line="240" w:lineRule="auto"/>
        <w:ind w:left="284" w:hanging="284"/>
        <w:jc w:val="both"/>
        <w:rPr>
          <w:rFonts w:eastAsia="Times New Roman" w:cstheme="minorHAnsi"/>
          <w:sz w:val="20"/>
          <w:szCs w:val="20"/>
          <w:lang w:val="en-GB" w:eastAsia="pt-PT"/>
        </w:rPr>
      </w:pPr>
      <w:r w:rsidRPr="0055485E">
        <w:rPr>
          <w:rFonts w:eastAsia="Times New Roman" w:cstheme="minorHAnsi"/>
          <w:sz w:val="20"/>
          <w:szCs w:val="20"/>
          <w:lang w:val="en-GB" w:eastAsia="pt-PT"/>
        </w:rPr>
        <w:t>Sørensen, E., &amp; Torfing, J. (2009). Making governance networks effective and democratic through metagovernance. Public Administration, 87(2), 234–258.</w:t>
      </w:r>
    </w:p>
    <w:p w14:paraId="4667A659" w14:textId="77777777" w:rsidR="0055485E" w:rsidRPr="0055485E" w:rsidRDefault="0055485E" w:rsidP="0055485E">
      <w:pPr>
        <w:autoSpaceDE w:val="0"/>
        <w:autoSpaceDN w:val="0"/>
        <w:adjustRightInd w:val="0"/>
        <w:spacing w:after="0" w:line="240" w:lineRule="auto"/>
        <w:ind w:left="284" w:hanging="284"/>
        <w:jc w:val="both"/>
        <w:rPr>
          <w:rFonts w:cstheme="minorHAnsi"/>
          <w:color w:val="222222"/>
          <w:sz w:val="20"/>
          <w:szCs w:val="20"/>
          <w:shd w:val="clear" w:color="auto" w:fill="FFFFFF"/>
          <w:lang w:val="en-GB"/>
        </w:rPr>
      </w:pPr>
      <w:bookmarkStart w:id="181" w:name="_Hlk234336253"/>
      <w:r w:rsidRPr="0055485E">
        <w:rPr>
          <w:rFonts w:cstheme="minorHAnsi"/>
          <w:color w:val="222222"/>
          <w:sz w:val="20"/>
          <w:szCs w:val="20"/>
          <w:shd w:val="clear" w:color="auto" w:fill="FFFFFF"/>
          <w:lang w:val="en-GB"/>
        </w:rPr>
        <w:t xml:space="preserve">Spada, P., &amp; Allegretti, G. (2020). </w:t>
      </w:r>
      <w:bookmarkEnd w:id="181"/>
      <w:r w:rsidRPr="0055485E">
        <w:rPr>
          <w:rFonts w:cstheme="minorHAnsi"/>
          <w:color w:val="222222"/>
          <w:sz w:val="20"/>
          <w:szCs w:val="20"/>
          <w:shd w:val="clear" w:color="auto" w:fill="FFFFFF"/>
          <w:lang w:val="en-GB"/>
        </w:rPr>
        <w:t>When democratic innovations integrate multiple and diverse channels of social dialogue: Opportunities and challenges. </w:t>
      </w:r>
      <w:r w:rsidRPr="0055485E">
        <w:rPr>
          <w:rFonts w:cstheme="minorHAnsi"/>
          <w:i/>
          <w:iCs/>
          <w:color w:val="222222"/>
          <w:sz w:val="20"/>
          <w:szCs w:val="20"/>
          <w:shd w:val="clear" w:color="auto" w:fill="FFFFFF"/>
          <w:lang w:val="en-GB"/>
        </w:rPr>
        <w:t>Using new media for citizen engagement and participation</w:t>
      </w:r>
      <w:r w:rsidRPr="0055485E">
        <w:rPr>
          <w:rFonts w:cstheme="minorHAnsi"/>
          <w:color w:val="222222"/>
          <w:sz w:val="20"/>
          <w:szCs w:val="20"/>
          <w:shd w:val="clear" w:color="auto" w:fill="FFFFFF"/>
          <w:lang w:val="en-GB"/>
        </w:rPr>
        <w:t>, 35-59.</w:t>
      </w:r>
    </w:p>
    <w:p w14:paraId="116588AA" w14:textId="77777777" w:rsidR="0055485E" w:rsidRPr="0055485E" w:rsidRDefault="0055485E" w:rsidP="0055485E">
      <w:pPr>
        <w:tabs>
          <w:tab w:val="left" w:pos="1300"/>
        </w:tabs>
        <w:spacing w:after="0" w:line="240" w:lineRule="auto"/>
        <w:ind w:left="284" w:hanging="284"/>
        <w:rPr>
          <w:rFonts w:eastAsia="Minion3-Regular-Identity-H" w:cstheme="minorHAnsi"/>
          <w:sz w:val="20"/>
          <w:szCs w:val="20"/>
          <w:lang w:val="en-GB"/>
        </w:rPr>
      </w:pPr>
      <w:r w:rsidRPr="0055485E">
        <w:rPr>
          <w:rFonts w:eastAsia="Minion3-Regular-Identity-H" w:cstheme="minorHAnsi"/>
          <w:sz w:val="20"/>
          <w:szCs w:val="20"/>
          <w:lang w:val="en-GB"/>
        </w:rPr>
        <w:t>Springer.</w:t>
      </w:r>
    </w:p>
    <w:p w14:paraId="7F389D8C" w14:textId="77777777" w:rsidR="0055485E" w:rsidRPr="0055485E" w:rsidRDefault="0055485E" w:rsidP="0055485E">
      <w:pPr>
        <w:pStyle w:val="my-2"/>
        <w:spacing w:before="0" w:beforeAutospacing="0" w:after="0" w:afterAutospacing="0"/>
        <w:ind w:left="284" w:hanging="284"/>
        <w:jc w:val="both"/>
        <w:rPr>
          <w:rFonts w:asciiTheme="minorHAnsi" w:hAnsiTheme="minorHAnsi" w:cstheme="minorHAnsi"/>
          <w:color w:val="000000"/>
          <w:sz w:val="20"/>
          <w:szCs w:val="20"/>
          <w:lang w:val="en-GB"/>
        </w:rPr>
      </w:pPr>
      <w:r w:rsidRPr="0055485E">
        <w:rPr>
          <w:rFonts w:asciiTheme="minorHAnsi" w:hAnsiTheme="minorHAnsi" w:cstheme="minorHAnsi"/>
          <w:color w:val="000000"/>
          <w:sz w:val="20"/>
          <w:szCs w:val="20"/>
          <w:lang w:val="en-GB"/>
        </w:rPr>
        <w:t>Stalder, F. (2006).</w:t>
      </w:r>
      <w:r w:rsidRPr="0055485E">
        <w:rPr>
          <w:rStyle w:val="apple-converted-space"/>
          <w:rFonts w:asciiTheme="minorHAnsi" w:hAnsiTheme="minorHAnsi" w:cstheme="minorHAnsi"/>
          <w:color w:val="000000"/>
          <w:sz w:val="20"/>
          <w:szCs w:val="20"/>
          <w:lang w:val="en-GB"/>
        </w:rPr>
        <w:t> </w:t>
      </w:r>
      <w:r w:rsidRPr="0055485E">
        <w:rPr>
          <w:rStyle w:val="Emphasis"/>
          <w:rFonts w:asciiTheme="minorHAnsi" w:hAnsiTheme="minorHAnsi" w:cstheme="minorHAnsi"/>
          <w:color w:val="000000"/>
          <w:sz w:val="20"/>
          <w:szCs w:val="20"/>
          <w:lang w:val="en-GB"/>
        </w:rPr>
        <w:t>Manuel Castells: The theory of the network society</w:t>
      </w:r>
      <w:r w:rsidRPr="0055485E">
        <w:rPr>
          <w:rFonts w:asciiTheme="minorHAnsi" w:hAnsiTheme="minorHAnsi" w:cstheme="minorHAnsi"/>
          <w:color w:val="000000"/>
          <w:sz w:val="20"/>
          <w:szCs w:val="20"/>
          <w:lang w:val="en-GB"/>
        </w:rPr>
        <w:t>. Polity Press.</w:t>
      </w:r>
    </w:p>
    <w:p w14:paraId="3A01021D" w14:textId="77777777" w:rsidR="0055485E" w:rsidRPr="0055485E" w:rsidRDefault="0055485E" w:rsidP="0055485E">
      <w:pPr>
        <w:spacing w:after="0" w:line="240" w:lineRule="auto"/>
        <w:ind w:left="284" w:hanging="284"/>
        <w:jc w:val="both"/>
        <w:rPr>
          <w:rFonts w:cstheme="minorHAnsi"/>
          <w:sz w:val="20"/>
          <w:szCs w:val="20"/>
          <w:lang w:val="en-GB"/>
        </w:rPr>
      </w:pPr>
      <w:r w:rsidRPr="0055485E">
        <w:rPr>
          <w:rFonts w:cstheme="minorHAnsi"/>
          <w:sz w:val="20"/>
          <w:szCs w:val="20"/>
          <w:lang w:val="en-GB"/>
        </w:rPr>
        <w:t>Stebbins, R. A. (2001). Exploratory Research in the Social Sciences. Sage.</w:t>
      </w:r>
    </w:p>
    <w:p w14:paraId="53BAEEEC"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r w:rsidRPr="0055485E">
        <w:rPr>
          <w:rFonts w:cstheme="minorHAnsi"/>
          <w:color w:val="222222"/>
          <w:sz w:val="20"/>
          <w:szCs w:val="20"/>
          <w:shd w:val="clear" w:color="auto" w:fill="FFFFFF"/>
          <w:lang w:val="en-GB"/>
        </w:rPr>
        <w:t>Steger, M. B., &amp; Wilson, E. K. (2012). Anti-globalization or alter-globalization? Mapping the political ideology of the global justice movement. </w:t>
      </w:r>
      <w:r w:rsidRPr="0055485E">
        <w:rPr>
          <w:rFonts w:cstheme="minorHAnsi"/>
          <w:i/>
          <w:iCs/>
          <w:color w:val="222222"/>
          <w:sz w:val="20"/>
          <w:szCs w:val="20"/>
          <w:shd w:val="clear" w:color="auto" w:fill="FFFFFF"/>
          <w:lang w:val="en-GB"/>
        </w:rPr>
        <w:t>International Studies Quarterly</w:t>
      </w:r>
      <w:r w:rsidRPr="0055485E">
        <w:rPr>
          <w:rFonts w:cstheme="minorHAnsi"/>
          <w:color w:val="222222"/>
          <w:sz w:val="20"/>
          <w:szCs w:val="20"/>
          <w:shd w:val="clear" w:color="auto" w:fill="FFFFFF"/>
          <w:lang w:val="en-GB"/>
        </w:rPr>
        <w:t>, </w:t>
      </w:r>
      <w:r w:rsidRPr="0055485E">
        <w:rPr>
          <w:rFonts w:cstheme="minorHAnsi"/>
          <w:i/>
          <w:iCs/>
          <w:color w:val="222222"/>
          <w:sz w:val="20"/>
          <w:szCs w:val="20"/>
          <w:shd w:val="clear" w:color="auto" w:fill="FFFFFF"/>
          <w:lang w:val="en-GB"/>
        </w:rPr>
        <w:t>56</w:t>
      </w:r>
      <w:r w:rsidRPr="0055485E">
        <w:rPr>
          <w:rFonts w:cstheme="minorHAnsi"/>
          <w:color w:val="222222"/>
          <w:sz w:val="20"/>
          <w:szCs w:val="20"/>
          <w:shd w:val="clear" w:color="auto" w:fill="FFFFFF"/>
          <w:lang w:val="en-GB"/>
        </w:rPr>
        <w:t>(3), 439-454.</w:t>
      </w:r>
    </w:p>
    <w:p w14:paraId="456CAC26" w14:textId="77777777" w:rsidR="0055485E" w:rsidRPr="0055485E" w:rsidRDefault="0055485E" w:rsidP="0055485E">
      <w:pPr>
        <w:spacing w:after="0" w:line="240" w:lineRule="auto"/>
        <w:ind w:left="284" w:hanging="284"/>
        <w:jc w:val="both"/>
        <w:rPr>
          <w:rFonts w:cstheme="minorHAnsi"/>
          <w:sz w:val="20"/>
          <w:szCs w:val="20"/>
          <w:lang w:val="en-GB"/>
        </w:rPr>
      </w:pPr>
      <w:r w:rsidRPr="0055485E">
        <w:rPr>
          <w:rFonts w:cstheme="minorHAnsi"/>
          <w:color w:val="222222"/>
          <w:sz w:val="20"/>
          <w:szCs w:val="20"/>
          <w:shd w:val="clear" w:color="auto" w:fill="FFFFFF"/>
          <w:lang w:val="en-GB"/>
        </w:rPr>
        <w:t>Stokes, B., Dols, S., &amp; Hill, A. (2018). Cities remix a playful platform.</w:t>
      </w:r>
    </w:p>
    <w:p w14:paraId="75151487" w14:textId="77777777" w:rsidR="0055485E" w:rsidRPr="0055485E" w:rsidRDefault="0055485E" w:rsidP="0055485E">
      <w:pPr>
        <w:spacing w:after="0" w:line="240" w:lineRule="auto"/>
        <w:ind w:left="284" w:hanging="284"/>
        <w:jc w:val="both"/>
        <w:rPr>
          <w:rFonts w:cstheme="minorHAnsi"/>
          <w:color w:val="000000"/>
          <w:spacing w:val="-5"/>
          <w:sz w:val="20"/>
          <w:szCs w:val="20"/>
          <w:shd w:val="clear" w:color="auto" w:fill="FFFFFF"/>
          <w:lang w:val="en-GB"/>
        </w:rPr>
      </w:pPr>
      <w:r w:rsidRPr="0055485E">
        <w:rPr>
          <w:rFonts w:cstheme="minorHAnsi"/>
          <w:color w:val="000000"/>
          <w:spacing w:val="-5"/>
          <w:sz w:val="20"/>
          <w:szCs w:val="20"/>
          <w:shd w:val="clear" w:color="auto" w:fill="FFFFFF"/>
          <w:lang w:val="en-GB"/>
        </w:rPr>
        <w:t>Strahilevitz, L. J. (2007). [Review of </w:t>
      </w:r>
      <w:r w:rsidRPr="0055485E">
        <w:rPr>
          <w:rFonts w:cstheme="minorHAnsi"/>
          <w:i/>
          <w:iCs/>
          <w:color w:val="000000"/>
          <w:spacing w:val="-5"/>
          <w:sz w:val="20"/>
          <w:szCs w:val="20"/>
          <w:shd w:val="clear" w:color="auto" w:fill="FFFFFF"/>
          <w:lang w:val="en-GB"/>
        </w:rPr>
        <w:t>The Wealth of Networks: How Social Production Transforms Markets and Freedom</w:t>
      </w:r>
      <w:r w:rsidRPr="0055485E">
        <w:rPr>
          <w:rFonts w:cstheme="minorHAnsi"/>
          <w:color w:val="000000"/>
          <w:spacing w:val="-5"/>
          <w:sz w:val="20"/>
          <w:szCs w:val="20"/>
          <w:shd w:val="clear" w:color="auto" w:fill="FFFFFF"/>
          <w:lang w:val="en-GB"/>
        </w:rPr>
        <w:t>, by Y. Benkler]. </w:t>
      </w:r>
      <w:r w:rsidRPr="0055485E">
        <w:rPr>
          <w:rFonts w:cstheme="minorHAnsi"/>
          <w:i/>
          <w:iCs/>
          <w:color w:val="000000"/>
          <w:spacing w:val="-5"/>
          <w:sz w:val="20"/>
          <w:szCs w:val="20"/>
          <w:shd w:val="clear" w:color="auto" w:fill="FFFFFF"/>
          <w:lang w:val="en-GB"/>
        </w:rPr>
        <w:t>The Yale Law Journal</w:t>
      </w:r>
      <w:r w:rsidRPr="0055485E">
        <w:rPr>
          <w:rFonts w:cstheme="minorHAnsi"/>
          <w:color w:val="000000"/>
          <w:spacing w:val="-5"/>
          <w:sz w:val="20"/>
          <w:szCs w:val="20"/>
          <w:shd w:val="clear" w:color="auto" w:fill="FFFFFF"/>
          <w:lang w:val="en-GB"/>
        </w:rPr>
        <w:t>, </w:t>
      </w:r>
      <w:r w:rsidRPr="0055485E">
        <w:rPr>
          <w:rFonts w:cstheme="minorHAnsi"/>
          <w:i/>
          <w:iCs/>
          <w:color w:val="000000"/>
          <w:spacing w:val="-5"/>
          <w:sz w:val="20"/>
          <w:szCs w:val="20"/>
          <w:shd w:val="clear" w:color="auto" w:fill="FFFFFF"/>
          <w:lang w:val="en-GB"/>
        </w:rPr>
        <w:t>116</w:t>
      </w:r>
      <w:r w:rsidRPr="0055485E">
        <w:rPr>
          <w:rFonts w:cstheme="minorHAnsi"/>
          <w:color w:val="000000"/>
          <w:spacing w:val="-5"/>
          <w:sz w:val="20"/>
          <w:szCs w:val="20"/>
          <w:shd w:val="clear" w:color="auto" w:fill="FFFFFF"/>
          <w:lang w:val="en-GB"/>
        </w:rPr>
        <w:t xml:space="preserve">(7), 1472–1516. </w:t>
      </w:r>
      <w:hyperlink r:id="rId22" w:history="1">
        <w:r w:rsidRPr="0055485E">
          <w:rPr>
            <w:rStyle w:val="Hyperlink"/>
            <w:rFonts w:cstheme="minorHAnsi"/>
            <w:spacing w:val="-5"/>
            <w:sz w:val="20"/>
            <w:szCs w:val="20"/>
            <w:shd w:val="clear" w:color="auto" w:fill="FFFFFF"/>
            <w:lang w:val="en-GB"/>
          </w:rPr>
          <w:t>https://doi.org/10.2307/20455766</w:t>
        </w:r>
      </w:hyperlink>
    </w:p>
    <w:p w14:paraId="44C1805F" w14:textId="77777777" w:rsidR="0055485E" w:rsidRPr="0055485E" w:rsidRDefault="0055485E" w:rsidP="0055485E">
      <w:pPr>
        <w:spacing w:after="0" w:line="240" w:lineRule="auto"/>
        <w:ind w:left="284" w:hanging="284"/>
        <w:jc w:val="both"/>
        <w:rPr>
          <w:rFonts w:cstheme="minorHAnsi"/>
          <w:sz w:val="20"/>
          <w:szCs w:val="20"/>
          <w:lang w:val="en-GB"/>
        </w:rPr>
      </w:pPr>
      <w:r w:rsidRPr="0055485E">
        <w:rPr>
          <w:rFonts w:cstheme="minorHAnsi"/>
          <w:sz w:val="20"/>
          <w:szCs w:val="20"/>
          <w:lang w:val="en-GB"/>
        </w:rPr>
        <w:t>Swedberg, R. (2020). Exploratory Research. In G. George, M. R. Haas, A. Joshi, W. R. Scott, &amp; D. J. Teece (Eds.), The New Oxford Handbook of Organization Theory. Oxford University Press.</w:t>
      </w:r>
    </w:p>
    <w:p w14:paraId="4E6683C5" w14:textId="77777777" w:rsidR="0055485E" w:rsidRPr="0055485E" w:rsidRDefault="0055485E" w:rsidP="0055485E">
      <w:pPr>
        <w:spacing w:after="0" w:line="240" w:lineRule="auto"/>
        <w:ind w:left="284" w:hanging="284"/>
        <w:jc w:val="both"/>
        <w:rPr>
          <w:rFonts w:eastAsia="Times New Roman" w:cstheme="minorHAnsi"/>
          <w:sz w:val="20"/>
          <w:szCs w:val="20"/>
          <w:lang w:val="en-GB" w:eastAsia="pt-PT"/>
        </w:rPr>
      </w:pPr>
      <w:r w:rsidRPr="0055485E">
        <w:rPr>
          <w:rFonts w:eastAsia="Times New Roman" w:cstheme="minorHAnsi"/>
          <w:sz w:val="20"/>
          <w:szCs w:val="20"/>
          <w:lang w:val="en-GB" w:eastAsia="pt-PT"/>
        </w:rPr>
        <w:t xml:space="preserve">Sydow, J., &amp; Windeler, A. (Eds.). (1998). </w:t>
      </w:r>
      <w:r w:rsidRPr="0055485E">
        <w:rPr>
          <w:rFonts w:eastAsia="Times New Roman" w:cstheme="minorHAnsi"/>
          <w:i/>
          <w:iCs/>
          <w:sz w:val="20"/>
          <w:szCs w:val="20"/>
          <w:lang w:val="en-GB" w:eastAsia="pt-PT"/>
        </w:rPr>
        <w:t>Organizing networks: A case study of the Leipzig/Halle region</w:t>
      </w:r>
      <w:r w:rsidRPr="0055485E">
        <w:rPr>
          <w:rFonts w:eastAsia="Times New Roman" w:cstheme="minorHAnsi"/>
          <w:sz w:val="20"/>
          <w:szCs w:val="20"/>
          <w:lang w:val="en-GB" w:eastAsia="pt-PT"/>
        </w:rPr>
        <w:t>. Routledge.</w:t>
      </w:r>
    </w:p>
    <w:p w14:paraId="4DD9EC70" w14:textId="77777777" w:rsidR="0055485E" w:rsidRPr="0055485E" w:rsidRDefault="0055485E" w:rsidP="0055485E">
      <w:pPr>
        <w:spacing w:after="0" w:line="240" w:lineRule="auto"/>
        <w:ind w:left="284" w:hanging="284"/>
        <w:jc w:val="both"/>
        <w:rPr>
          <w:rFonts w:cstheme="minorHAnsi"/>
          <w:sz w:val="20"/>
          <w:szCs w:val="20"/>
          <w:lang w:val="en-GB"/>
        </w:rPr>
      </w:pPr>
      <w:bookmarkStart w:id="182" w:name="_Hlk233650578"/>
      <w:bookmarkStart w:id="183" w:name="_Hlk233649975"/>
      <w:r w:rsidRPr="0055485E">
        <w:rPr>
          <w:rFonts w:cstheme="minorHAnsi"/>
          <w:sz w:val="20"/>
          <w:szCs w:val="20"/>
          <w:lang w:val="en-GB"/>
        </w:rPr>
        <w:t>Sydow, J., Schreyögg, G., &amp; Koch, J. (2009). Organizational path dependence: Opening the black box. Academy of Management Review, 34(4), 689–709.</w:t>
      </w:r>
    </w:p>
    <w:p w14:paraId="3C5076A7" w14:textId="77777777" w:rsidR="0055485E" w:rsidRPr="0055485E" w:rsidRDefault="0055485E" w:rsidP="0055485E">
      <w:pPr>
        <w:spacing w:after="0" w:line="240" w:lineRule="auto"/>
        <w:ind w:left="284" w:hanging="284"/>
        <w:jc w:val="both"/>
        <w:rPr>
          <w:rStyle w:val="HTMLCite"/>
          <w:rFonts w:cstheme="minorHAnsi"/>
          <w:i w:val="0"/>
          <w:color w:val="333333"/>
          <w:sz w:val="20"/>
          <w:szCs w:val="20"/>
          <w:bdr w:val="none" w:sz="0" w:space="0" w:color="auto" w:frame="1"/>
          <w:lang w:val="en-GB"/>
        </w:rPr>
      </w:pPr>
      <w:r w:rsidRPr="0055485E">
        <w:rPr>
          <w:rStyle w:val="HTMLCite"/>
          <w:rFonts w:cstheme="minorHAnsi"/>
          <w:i w:val="0"/>
          <w:color w:val="333333"/>
          <w:sz w:val="20"/>
          <w:szCs w:val="20"/>
          <w:bdr w:val="none" w:sz="0" w:space="0" w:color="auto" w:frame="1"/>
          <w:lang w:val="en-GB"/>
        </w:rPr>
        <w:t xml:space="preserve">Takashi, I. (2012). “Pattern Language 3.0: Writing Pattern Languages for Human Actions.” http://de.slideshare.net/takashiiba/plop2012. </w:t>
      </w:r>
    </w:p>
    <w:bookmarkEnd w:id="182"/>
    <w:bookmarkEnd w:id="183"/>
    <w:p w14:paraId="75E4C912" w14:textId="77777777" w:rsidR="0055485E" w:rsidRPr="0055485E" w:rsidRDefault="0055485E" w:rsidP="0055485E">
      <w:pPr>
        <w:spacing w:after="0" w:line="240" w:lineRule="auto"/>
        <w:ind w:left="284" w:hanging="284"/>
        <w:jc w:val="both"/>
        <w:rPr>
          <w:rFonts w:cstheme="minorHAnsi"/>
          <w:sz w:val="20"/>
          <w:szCs w:val="20"/>
          <w:lang w:val="en-GB"/>
        </w:rPr>
      </w:pPr>
      <w:r w:rsidRPr="0055485E">
        <w:rPr>
          <w:rFonts w:cstheme="minorHAnsi"/>
          <w:color w:val="222222"/>
          <w:sz w:val="20"/>
          <w:szCs w:val="20"/>
          <w:shd w:val="clear" w:color="auto" w:fill="FFFFFF"/>
        </w:rPr>
        <w:t>Tampio, N. (2009). Assemblages and the multitude: Deleuze, Hardt, Negri, and the postmodern left. </w:t>
      </w:r>
      <w:r w:rsidRPr="0055485E">
        <w:rPr>
          <w:rFonts w:cstheme="minorHAnsi"/>
          <w:i/>
          <w:iCs/>
          <w:color w:val="222222"/>
          <w:sz w:val="20"/>
          <w:szCs w:val="20"/>
          <w:shd w:val="clear" w:color="auto" w:fill="FFFFFF"/>
        </w:rPr>
        <w:t>European Journal of Political Theory</w:t>
      </w:r>
      <w:r w:rsidRPr="0055485E">
        <w:rPr>
          <w:rFonts w:cstheme="minorHAnsi"/>
          <w:color w:val="222222"/>
          <w:sz w:val="20"/>
          <w:szCs w:val="20"/>
          <w:shd w:val="clear" w:color="auto" w:fill="FFFFFF"/>
        </w:rPr>
        <w:t>, </w:t>
      </w:r>
      <w:r w:rsidRPr="0055485E">
        <w:rPr>
          <w:rFonts w:cstheme="minorHAnsi"/>
          <w:i/>
          <w:iCs/>
          <w:color w:val="222222"/>
          <w:sz w:val="20"/>
          <w:szCs w:val="20"/>
          <w:shd w:val="clear" w:color="auto" w:fill="FFFFFF"/>
        </w:rPr>
        <w:t>8</w:t>
      </w:r>
      <w:r w:rsidRPr="0055485E">
        <w:rPr>
          <w:rFonts w:cstheme="minorHAnsi"/>
          <w:color w:val="222222"/>
          <w:sz w:val="20"/>
          <w:szCs w:val="20"/>
          <w:shd w:val="clear" w:color="auto" w:fill="FFFFFF"/>
        </w:rPr>
        <w:t>(3), 383-400.</w:t>
      </w:r>
    </w:p>
    <w:p w14:paraId="6502A0A9" w14:textId="77777777" w:rsidR="0055485E" w:rsidRPr="0055485E" w:rsidRDefault="0055485E" w:rsidP="0055485E">
      <w:pPr>
        <w:spacing w:after="0" w:line="240" w:lineRule="auto"/>
        <w:ind w:left="284" w:hanging="284"/>
        <w:jc w:val="both"/>
        <w:rPr>
          <w:rFonts w:cstheme="minorHAnsi"/>
          <w:sz w:val="20"/>
          <w:szCs w:val="20"/>
          <w:lang w:val="en-GB"/>
        </w:rPr>
      </w:pPr>
      <w:r w:rsidRPr="0055485E">
        <w:rPr>
          <w:rFonts w:cstheme="minorHAnsi"/>
          <w:sz w:val="20"/>
          <w:szCs w:val="20"/>
          <w:lang w:val="en-GB"/>
        </w:rPr>
        <w:t xml:space="preserve">Tang, A. (2026). “Democracy Needs AI That Listens”. </w:t>
      </w:r>
      <w:r w:rsidRPr="0055485E">
        <w:rPr>
          <w:rFonts w:cstheme="minorHAnsi"/>
          <w:i/>
          <w:sz w:val="20"/>
          <w:szCs w:val="20"/>
          <w:lang w:val="en-GB"/>
        </w:rPr>
        <w:t>The Renovator</w:t>
      </w:r>
      <w:r w:rsidRPr="0055485E">
        <w:rPr>
          <w:rFonts w:cstheme="minorHAnsi"/>
          <w:sz w:val="20"/>
          <w:szCs w:val="20"/>
          <w:lang w:val="en-GB"/>
        </w:rPr>
        <w:t>, 09/04/2026, downloadable at: https://therenovator.substack.com/p/democracy-needs-ai-that-listens</w:t>
      </w:r>
    </w:p>
    <w:p w14:paraId="30DA6D9B" w14:textId="77777777" w:rsidR="0055485E" w:rsidRPr="0055485E" w:rsidRDefault="0055485E" w:rsidP="0055485E">
      <w:pPr>
        <w:spacing w:after="0" w:line="240" w:lineRule="auto"/>
        <w:ind w:left="284" w:hanging="284"/>
        <w:jc w:val="both"/>
        <w:rPr>
          <w:rFonts w:cstheme="minorHAnsi"/>
          <w:sz w:val="20"/>
          <w:szCs w:val="20"/>
          <w:lang w:val="en-GB"/>
        </w:rPr>
      </w:pPr>
      <w:r w:rsidRPr="0055485E">
        <w:rPr>
          <w:rFonts w:cstheme="minorHAnsi"/>
          <w:color w:val="222222"/>
          <w:sz w:val="20"/>
          <w:szCs w:val="20"/>
          <w:shd w:val="clear" w:color="auto" w:fill="FFFFFF"/>
          <w:lang w:val="en-GB"/>
        </w:rPr>
        <w:t>Tejerina, B., &amp; Perugorría, I. (2012). Continuities and discontinuities in recent social mobilizations. From new social movements to the alter-global mobilizations and the 15M. </w:t>
      </w:r>
      <w:r w:rsidRPr="0055485E">
        <w:rPr>
          <w:rFonts w:cstheme="minorHAnsi"/>
          <w:i/>
          <w:iCs/>
          <w:color w:val="222222"/>
          <w:sz w:val="20"/>
          <w:szCs w:val="20"/>
          <w:shd w:val="clear" w:color="auto" w:fill="FFFFFF"/>
          <w:lang w:val="en-GB"/>
        </w:rPr>
        <w:t>From social to political</w:t>
      </w:r>
      <w:r w:rsidRPr="0055485E">
        <w:rPr>
          <w:rFonts w:cstheme="minorHAnsi"/>
          <w:color w:val="222222"/>
          <w:sz w:val="20"/>
          <w:szCs w:val="20"/>
          <w:shd w:val="clear" w:color="auto" w:fill="FFFFFF"/>
          <w:lang w:val="en-GB"/>
        </w:rPr>
        <w:t>, 93.</w:t>
      </w:r>
    </w:p>
    <w:p w14:paraId="46AB909A" w14:textId="77777777" w:rsidR="0055485E" w:rsidRPr="0055485E" w:rsidRDefault="0055485E" w:rsidP="0055485E">
      <w:pPr>
        <w:spacing w:after="0" w:line="240" w:lineRule="auto"/>
        <w:ind w:left="284" w:hanging="284"/>
        <w:jc w:val="both"/>
        <w:rPr>
          <w:rFonts w:cstheme="minorHAnsi"/>
          <w:sz w:val="20"/>
          <w:szCs w:val="20"/>
          <w:lang w:val="en-GB"/>
        </w:rPr>
      </w:pPr>
      <w:r w:rsidRPr="0055485E">
        <w:rPr>
          <w:rFonts w:cstheme="minorHAnsi"/>
          <w:sz w:val="20"/>
          <w:szCs w:val="20"/>
          <w:lang w:val="en-GB"/>
        </w:rPr>
        <w:t>Toly, N. (2012). Cities and the geopolitics of climate change. Geoforum, 43(1), 1–3.</w:t>
      </w:r>
    </w:p>
    <w:p w14:paraId="3ED72DC0" w14:textId="77777777" w:rsidR="0055485E" w:rsidRPr="0055485E" w:rsidRDefault="0055485E" w:rsidP="0055485E">
      <w:pPr>
        <w:spacing w:after="0" w:line="240" w:lineRule="auto"/>
        <w:ind w:left="284" w:hanging="284"/>
        <w:jc w:val="both"/>
        <w:rPr>
          <w:rFonts w:eastAsia="Times New Roman" w:cstheme="minorHAnsi"/>
          <w:sz w:val="20"/>
          <w:szCs w:val="20"/>
          <w:lang w:val="en-GB" w:eastAsia="pt-PT"/>
        </w:rPr>
      </w:pPr>
      <w:r w:rsidRPr="0055485E">
        <w:rPr>
          <w:rFonts w:eastAsia="Times New Roman" w:cstheme="minorHAnsi"/>
          <w:sz w:val="20"/>
          <w:szCs w:val="20"/>
          <w:lang w:val="en-GB" w:eastAsia="pt-PT"/>
        </w:rPr>
        <w:t xml:space="preserve">Tönnies, F. (2001). </w:t>
      </w:r>
      <w:r w:rsidRPr="0055485E">
        <w:rPr>
          <w:rFonts w:eastAsia="Times New Roman" w:cstheme="minorHAnsi"/>
          <w:i/>
          <w:iCs/>
          <w:sz w:val="20"/>
          <w:szCs w:val="20"/>
          <w:lang w:val="en-GB" w:eastAsia="pt-PT"/>
        </w:rPr>
        <w:t>Community and Civil Society</w:t>
      </w:r>
      <w:r w:rsidRPr="0055485E">
        <w:rPr>
          <w:rFonts w:eastAsia="Times New Roman" w:cstheme="minorHAnsi"/>
          <w:sz w:val="20"/>
          <w:szCs w:val="20"/>
          <w:lang w:val="en-GB" w:eastAsia="pt-PT"/>
        </w:rPr>
        <w:t xml:space="preserve"> (J. Harris, Ed.; J. Harris &amp; M. Hollis, Trans.). Cambridge University Press. (Original work published 1887)</w:t>
      </w:r>
    </w:p>
    <w:p w14:paraId="6002F55E" w14:textId="77777777" w:rsidR="0055485E" w:rsidRPr="0055485E" w:rsidRDefault="0055485E" w:rsidP="0055485E">
      <w:pPr>
        <w:pStyle w:val="my-2"/>
        <w:spacing w:before="0" w:beforeAutospacing="0" w:after="0" w:afterAutospacing="0"/>
        <w:ind w:left="284" w:hanging="284"/>
        <w:jc w:val="both"/>
        <w:rPr>
          <w:rFonts w:asciiTheme="minorHAnsi" w:hAnsiTheme="minorHAnsi" w:cstheme="minorHAnsi"/>
          <w:color w:val="222222"/>
          <w:sz w:val="20"/>
          <w:szCs w:val="20"/>
          <w:shd w:val="clear" w:color="auto" w:fill="FFFFFF"/>
          <w:lang w:val="en-GB"/>
        </w:rPr>
      </w:pPr>
      <w:r w:rsidRPr="0055485E">
        <w:rPr>
          <w:rFonts w:asciiTheme="minorHAnsi" w:hAnsiTheme="minorHAnsi" w:cstheme="minorHAnsi"/>
          <w:color w:val="222222"/>
          <w:sz w:val="20"/>
          <w:szCs w:val="20"/>
          <w:shd w:val="clear" w:color="auto" w:fill="FFFFFF"/>
          <w:lang w:val="en-GB"/>
        </w:rPr>
        <w:t>Torfing, J. (2016). Metagovernance. In </w:t>
      </w:r>
      <w:r w:rsidRPr="0055485E">
        <w:rPr>
          <w:rFonts w:asciiTheme="minorHAnsi" w:hAnsiTheme="minorHAnsi" w:cstheme="minorHAnsi"/>
          <w:i/>
          <w:iCs/>
          <w:color w:val="222222"/>
          <w:sz w:val="20"/>
          <w:szCs w:val="20"/>
          <w:shd w:val="clear" w:color="auto" w:fill="FFFFFF"/>
          <w:lang w:val="en-GB"/>
        </w:rPr>
        <w:t>Handbook on theories of governance</w:t>
      </w:r>
      <w:r w:rsidRPr="0055485E">
        <w:rPr>
          <w:rFonts w:asciiTheme="minorHAnsi" w:hAnsiTheme="minorHAnsi" w:cstheme="minorHAnsi"/>
          <w:color w:val="222222"/>
          <w:sz w:val="20"/>
          <w:szCs w:val="20"/>
          <w:shd w:val="clear" w:color="auto" w:fill="FFFFFF"/>
          <w:lang w:val="en-GB"/>
        </w:rPr>
        <w:t> (pp. 525-537). Edward Elgar Publishing.</w:t>
      </w:r>
    </w:p>
    <w:p w14:paraId="6C8BF016" w14:textId="77777777" w:rsidR="0055485E" w:rsidRPr="0055485E" w:rsidRDefault="0055485E" w:rsidP="0055485E">
      <w:pPr>
        <w:pStyle w:val="my-2"/>
        <w:spacing w:before="0" w:beforeAutospacing="0" w:after="0" w:afterAutospacing="0"/>
        <w:ind w:left="284" w:hanging="284"/>
        <w:jc w:val="both"/>
        <w:rPr>
          <w:rFonts w:asciiTheme="minorHAnsi" w:hAnsiTheme="minorHAnsi" w:cstheme="minorHAnsi"/>
          <w:sz w:val="20"/>
          <w:szCs w:val="20"/>
          <w:lang w:val="en-GB"/>
        </w:rPr>
      </w:pPr>
      <w:r w:rsidRPr="0055485E">
        <w:rPr>
          <w:rFonts w:asciiTheme="minorHAnsi" w:hAnsiTheme="minorHAnsi" w:cstheme="minorHAnsi"/>
          <w:sz w:val="20"/>
          <w:szCs w:val="20"/>
          <w:lang w:val="en-GB"/>
        </w:rPr>
        <w:t xml:space="preserve">Tourangeau, R., Rips, L. J., &amp; Rasinski, K. (2000/2004 discussion in bias literature). </w:t>
      </w:r>
      <w:r w:rsidRPr="0055485E">
        <w:rPr>
          <w:rStyle w:val="Emphasis"/>
          <w:rFonts w:asciiTheme="minorHAnsi" w:hAnsiTheme="minorHAnsi" w:cstheme="minorHAnsi"/>
          <w:sz w:val="20"/>
          <w:szCs w:val="20"/>
          <w:lang w:val="en-GB"/>
        </w:rPr>
        <w:t>A catalog of biases in questionnaires</w:t>
      </w:r>
      <w:r w:rsidRPr="0055485E">
        <w:rPr>
          <w:rFonts w:asciiTheme="minorHAnsi" w:hAnsiTheme="minorHAnsi" w:cstheme="minorHAnsi"/>
          <w:sz w:val="20"/>
          <w:szCs w:val="20"/>
          <w:lang w:val="en-GB"/>
        </w:rPr>
        <w:t>.</w:t>
      </w:r>
      <w:hyperlink r:id="rId23" w:tgtFrame="_blank" w:history="1">
        <w:r w:rsidRPr="0055485E">
          <w:rPr>
            <w:rStyle w:val="inline-block"/>
            <w:rFonts w:asciiTheme="minorHAnsi" w:hAnsiTheme="minorHAnsi" w:cstheme="minorHAnsi"/>
            <w:color w:val="0000FF"/>
            <w:sz w:val="20"/>
            <w:szCs w:val="20"/>
            <w:u w:val="single"/>
            <w:lang w:val="en-GB"/>
          </w:rPr>
          <w:t>pmc.ncbi.nlm.nih</w:t>
        </w:r>
      </w:hyperlink>
    </w:p>
    <w:p w14:paraId="4F866D22"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r w:rsidRPr="0055485E">
        <w:rPr>
          <w:rFonts w:cstheme="minorHAnsi"/>
          <w:color w:val="222222"/>
          <w:sz w:val="20"/>
          <w:szCs w:val="20"/>
          <w:shd w:val="clear" w:color="auto" w:fill="FFFFFF"/>
          <w:lang w:val="en-GB"/>
        </w:rPr>
        <w:t>Unterhitzenberger, C., Müller, R., Vaagaasar, A. L., Ke, Y., Alonderiene, R., Minelgaite, I., ... &amp; Mongeon, M. (2023). A multilevel governance model for interorganizational project networks. </w:t>
      </w:r>
      <w:r w:rsidRPr="0055485E">
        <w:rPr>
          <w:rFonts w:cstheme="minorHAnsi"/>
          <w:i/>
          <w:iCs/>
          <w:color w:val="222222"/>
          <w:sz w:val="20"/>
          <w:szCs w:val="20"/>
          <w:shd w:val="clear" w:color="auto" w:fill="FFFFFF"/>
          <w:lang w:val="en-GB"/>
        </w:rPr>
        <w:t>Project Management Journal</w:t>
      </w:r>
      <w:r w:rsidRPr="0055485E">
        <w:rPr>
          <w:rFonts w:cstheme="minorHAnsi"/>
          <w:color w:val="222222"/>
          <w:sz w:val="20"/>
          <w:szCs w:val="20"/>
          <w:shd w:val="clear" w:color="auto" w:fill="FFFFFF"/>
          <w:lang w:val="en-GB"/>
        </w:rPr>
        <w:t>, </w:t>
      </w:r>
      <w:r w:rsidRPr="0055485E">
        <w:rPr>
          <w:rFonts w:cstheme="minorHAnsi"/>
          <w:i/>
          <w:iCs/>
          <w:color w:val="222222"/>
          <w:sz w:val="20"/>
          <w:szCs w:val="20"/>
          <w:shd w:val="clear" w:color="auto" w:fill="FFFFFF"/>
          <w:lang w:val="en-GB"/>
        </w:rPr>
        <w:t>54</w:t>
      </w:r>
      <w:r w:rsidRPr="0055485E">
        <w:rPr>
          <w:rFonts w:cstheme="minorHAnsi"/>
          <w:color w:val="222222"/>
          <w:sz w:val="20"/>
          <w:szCs w:val="20"/>
          <w:shd w:val="clear" w:color="auto" w:fill="FFFFFF"/>
          <w:lang w:val="en-GB"/>
        </w:rPr>
        <w:t>(1), 88-105: https://doi.org/10.1177/87569728221131254</w:t>
      </w:r>
    </w:p>
    <w:p w14:paraId="731595FA" w14:textId="77777777" w:rsidR="0055485E" w:rsidRPr="0055485E" w:rsidRDefault="0055485E" w:rsidP="0055485E">
      <w:pPr>
        <w:spacing w:after="0" w:line="240" w:lineRule="auto"/>
        <w:ind w:left="284" w:hanging="284"/>
        <w:jc w:val="both"/>
        <w:rPr>
          <w:rFonts w:eastAsia="Times New Roman" w:cstheme="minorHAnsi"/>
          <w:color w:val="0000FF"/>
          <w:sz w:val="20"/>
          <w:szCs w:val="20"/>
          <w:u w:val="single"/>
          <w:lang w:val="en-GB" w:eastAsia="pt-PT"/>
        </w:rPr>
      </w:pPr>
      <w:r w:rsidRPr="0055485E">
        <w:rPr>
          <w:rFonts w:eastAsia="Times New Roman" w:cstheme="minorHAnsi"/>
          <w:sz w:val="20"/>
          <w:szCs w:val="20"/>
          <w:lang w:val="en-GB" w:eastAsia="pt-PT"/>
        </w:rPr>
        <w:t xml:space="preserve">Urbinati, N. (2014). </w:t>
      </w:r>
      <w:r w:rsidRPr="0055485E">
        <w:rPr>
          <w:rFonts w:eastAsia="Times New Roman" w:cstheme="minorHAnsi"/>
          <w:i/>
          <w:iCs/>
          <w:sz w:val="20"/>
          <w:szCs w:val="20"/>
          <w:lang w:val="en-GB" w:eastAsia="pt-PT"/>
        </w:rPr>
        <w:t>Democracy disfigured: Opinion, truth, and the people</w:t>
      </w:r>
      <w:r w:rsidRPr="0055485E">
        <w:rPr>
          <w:rFonts w:eastAsia="Times New Roman" w:cstheme="minorHAnsi"/>
          <w:sz w:val="20"/>
          <w:szCs w:val="20"/>
          <w:lang w:val="en-GB" w:eastAsia="pt-PT"/>
        </w:rPr>
        <w:t>. Harvard University Press.</w:t>
      </w:r>
      <w:r w:rsidRPr="0055485E">
        <w:rPr>
          <w:rFonts w:eastAsia="Times New Roman" w:cstheme="minorHAnsi"/>
          <w:color w:val="0000FF"/>
          <w:sz w:val="20"/>
          <w:szCs w:val="20"/>
          <w:u w:val="single"/>
          <w:lang w:val="en-GB" w:eastAsia="pt-PT"/>
        </w:rPr>
        <w:t xml:space="preserve"> </w:t>
      </w:r>
    </w:p>
    <w:p w14:paraId="21FB13AF" w14:textId="77777777" w:rsidR="00510525" w:rsidRDefault="00510525" w:rsidP="0055485E">
      <w:pPr>
        <w:spacing w:after="0" w:line="240" w:lineRule="auto"/>
        <w:ind w:left="284" w:hanging="284"/>
        <w:jc w:val="both"/>
        <w:rPr>
          <w:ins w:id="184" w:author="Sérgio Pedro" w:date="2026-07-10T09:59:00Z"/>
          <w:rFonts w:cstheme="minorHAnsi"/>
          <w:sz w:val="20"/>
          <w:szCs w:val="20"/>
          <w:lang w:val="en-GB"/>
        </w:rPr>
      </w:pPr>
      <w:ins w:id="185" w:author="Sérgio Pedro" w:date="2026-07-10T09:59:00Z">
        <w:r>
          <w:rPr>
            <w:rFonts w:cstheme="minorHAnsi"/>
            <w:sz w:val="20"/>
            <w:szCs w:val="20"/>
            <w:lang w:val="en-GB"/>
          </w:rPr>
          <w:t xml:space="preserve">Valmorbida, A. (2002). The Added Value of the City to City Co-operation to the Democratisation and Stabilisation process in SEE. The Support of the Association of the Local Democracy Agencies, paper of the Alda for the “Working Table I, Stability Pact”, Istanbul, 12-13 June. </w:t>
        </w:r>
      </w:ins>
    </w:p>
    <w:p w14:paraId="1E2795DA" w14:textId="4682C637" w:rsidR="0055485E" w:rsidRPr="0055485E" w:rsidDel="00510525" w:rsidRDefault="0055485E" w:rsidP="0055485E">
      <w:pPr>
        <w:spacing w:after="0" w:line="240" w:lineRule="auto"/>
        <w:ind w:left="284" w:hanging="284"/>
        <w:jc w:val="both"/>
        <w:rPr>
          <w:del w:id="186" w:author="Sérgio Pedro" w:date="2026-07-10T09:59:00Z"/>
          <w:rFonts w:cstheme="minorHAnsi"/>
          <w:sz w:val="20"/>
          <w:szCs w:val="20"/>
          <w:lang w:val="en-GB"/>
        </w:rPr>
      </w:pPr>
      <w:del w:id="187" w:author="Sérgio Pedro" w:date="2026-07-10T09:59:00Z">
        <w:r w:rsidRPr="0055485E" w:rsidDel="00510525">
          <w:rPr>
            <w:rFonts w:cstheme="minorHAnsi"/>
            <w:sz w:val="20"/>
            <w:szCs w:val="20"/>
            <w:lang w:val="en-GB"/>
          </w:rPr>
          <w:delText xml:space="preserve">Valmorbida, A. (2002), The Added Value of the City to City Co-operation to the Democratisation and Stabilisation process in SEE. The Support of the Association of the Local Democracy Agencies, paper of the Alda for the “Working Table I, Stability Pact”, Istanbul, 12-13 June. </w:delText>
        </w:r>
      </w:del>
    </w:p>
    <w:p w14:paraId="6FAC93C0"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r w:rsidRPr="0055485E">
        <w:rPr>
          <w:rFonts w:cstheme="minorHAnsi"/>
          <w:color w:val="222222"/>
          <w:sz w:val="20"/>
          <w:szCs w:val="20"/>
          <w:shd w:val="clear" w:color="auto" w:fill="FFFFFF"/>
          <w:lang w:val="en-GB"/>
        </w:rPr>
        <w:t xml:space="preserve">Valmorbida, A. (2014). Citizens' participation at the local level in Europe and neighbouring countries: contribution of the association of local democracy agencies. ALDA </w:t>
      </w:r>
    </w:p>
    <w:p w14:paraId="4AAD187F" w14:textId="77777777" w:rsidR="0055485E" w:rsidRPr="0055485E" w:rsidRDefault="0055485E" w:rsidP="0055485E">
      <w:pPr>
        <w:pStyle w:val="NormalWeb"/>
        <w:spacing w:before="0" w:beforeAutospacing="0" w:after="0" w:afterAutospacing="0"/>
        <w:ind w:left="284" w:hanging="284"/>
        <w:jc w:val="both"/>
        <w:rPr>
          <w:rFonts w:asciiTheme="minorHAnsi" w:hAnsiTheme="minorHAnsi" w:cstheme="minorHAnsi"/>
          <w:sz w:val="20"/>
          <w:szCs w:val="20"/>
          <w:lang w:val="en-GB"/>
        </w:rPr>
      </w:pPr>
      <w:r w:rsidRPr="0055485E">
        <w:rPr>
          <w:rFonts w:asciiTheme="minorHAnsi" w:hAnsiTheme="minorHAnsi" w:cstheme="minorHAnsi"/>
          <w:sz w:val="20"/>
          <w:szCs w:val="20"/>
          <w:lang w:val="en-GB"/>
        </w:rPr>
        <w:t xml:space="preserve">Valmorbida, A. (2024). </w:t>
      </w:r>
      <w:r w:rsidRPr="0055485E">
        <w:rPr>
          <w:rFonts w:asciiTheme="minorHAnsi" w:hAnsiTheme="minorHAnsi" w:cstheme="minorHAnsi"/>
          <w:i/>
          <w:sz w:val="20"/>
          <w:szCs w:val="20"/>
          <w:lang w:val="en-GB"/>
        </w:rPr>
        <w:t>30 Years of Local Democracy, In the end, it was worth it</w:t>
      </w:r>
      <w:r w:rsidRPr="0055485E">
        <w:rPr>
          <w:rFonts w:asciiTheme="minorHAnsi" w:hAnsiTheme="minorHAnsi" w:cstheme="minorHAnsi"/>
          <w:sz w:val="20"/>
          <w:szCs w:val="20"/>
          <w:lang w:val="en-GB"/>
        </w:rPr>
        <w:t>. ALDA</w:t>
      </w:r>
    </w:p>
    <w:p w14:paraId="6D91A1C4" w14:textId="77777777" w:rsidR="0055485E" w:rsidRPr="0055485E" w:rsidRDefault="0055485E" w:rsidP="0055485E">
      <w:pPr>
        <w:spacing w:after="0" w:line="240" w:lineRule="auto"/>
        <w:ind w:left="284" w:hanging="284"/>
        <w:jc w:val="both"/>
        <w:rPr>
          <w:rFonts w:eastAsia="Times New Roman" w:cstheme="minorHAnsi"/>
          <w:sz w:val="20"/>
          <w:szCs w:val="20"/>
          <w:lang w:val="en-GB" w:eastAsia="pt-PT"/>
        </w:rPr>
      </w:pPr>
      <w:r w:rsidRPr="0055485E">
        <w:rPr>
          <w:rFonts w:eastAsia="Times New Roman" w:cstheme="minorHAnsi"/>
          <w:sz w:val="20"/>
          <w:szCs w:val="20"/>
          <w:lang w:val="en-GB" w:eastAsia="pt-PT"/>
        </w:rPr>
        <w:t xml:space="preserve">van Dijck, J., Poell, T., &amp; De Waal, M. (2018). </w:t>
      </w:r>
      <w:r w:rsidRPr="0055485E">
        <w:rPr>
          <w:rFonts w:eastAsia="Times New Roman" w:cstheme="minorHAnsi"/>
          <w:i/>
          <w:iCs/>
          <w:sz w:val="20"/>
          <w:szCs w:val="20"/>
          <w:lang w:val="en-GB" w:eastAsia="pt-PT"/>
        </w:rPr>
        <w:t>The Platform Society: Public Values in a Connective World</w:t>
      </w:r>
      <w:r w:rsidRPr="0055485E">
        <w:rPr>
          <w:rFonts w:eastAsia="Times New Roman" w:cstheme="minorHAnsi"/>
          <w:sz w:val="20"/>
          <w:szCs w:val="20"/>
          <w:lang w:val="en-GB" w:eastAsia="pt-PT"/>
        </w:rPr>
        <w:t>. Oxford University Press.</w:t>
      </w:r>
    </w:p>
    <w:p w14:paraId="06F7D00C" w14:textId="77777777" w:rsidR="0055485E" w:rsidRPr="0055485E" w:rsidRDefault="0055485E" w:rsidP="0055485E">
      <w:pPr>
        <w:pStyle w:val="FootnoteText"/>
        <w:ind w:left="284" w:hanging="284"/>
        <w:jc w:val="both"/>
        <w:rPr>
          <w:rFonts w:cstheme="minorHAnsi"/>
          <w:lang w:val="en-GB"/>
        </w:rPr>
      </w:pPr>
      <w:r w:rsidRPr="0055485E">
        <w:rPr>
          <w:rFonts w:cstheme="minorHAnsi"/>
          <w:lang w:val="en-GB"/>
        </w:rPr>
        <w:t xml:space="preserve">Van Ingelgom, V. (2023). Research on deliberative and participatory practices in the EU. European Commission, March 2023. Europea Commission, Directorate-General for Research and Innovation 2023 Horizon Europe: </w:t>
      </w:r>
      <w:hyperlink r:id="rId24" w:history="1">
        <w:r w:rsidRPr="0055485E">
          <w:rPr>
            <w:rStyle w:val="Hyperlink"/>
            <w:rFonts w:cstheme="minorHAnsi"/>
            <w:lang w:val="en-GB"/>
          </w:rPr>
          <w:t>https://apre.it/wp-content/uploads/2023/06/research-on-deliberative-and-participatory-practices-KI0923116ENN.pdf</w:t>
        </w:r>
      </w:hyperlink>
    </w:p>
    <w:p w14:paraId="6BF508F0"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r w:rsidRPr="0055485E">
        <w:rPr>
          <w:rFonts w:cstheme="minorHAnsi"/>
          <w:color w:val="222222"/>
          <w:sz w:val="20"/>
          <w:szCs w:val="20"/>
          <w:shd w:val="clear" w:color="auto" w:fill="FFFFFF"/>
          <w:lang w:val="en-GB"/>
        </w:rPr>
        <w:t>van Leeuwen, E. S., &amp; Vega, S. H. (2021). Voting and the rise of populism: Spatial perspectives and applications across Europe. </w:t>
      </w:r>
      <w:r w:rsidRPr="0055485E">
        <w:rPr>
          <w:rFonts w:cstheme="minorHAnsi"/>
          <w:i/>
          <w:iCs/>
          <w:color w:val="222222"/>
          <w:sz w:val="20"/>
          <w:szCs w:val="20"/>
          <w:shd w:val="clear" w:color="auto" w:fill="FFFFFF"/>
          <w:lang w:val="en-GB"/>
        </w:rPr>
        <w:t>Regional Science Policy &amp; Practice</w:t>
      </w:r>
      <w:r w:rsidRPr="0055485E">
        <w:rPr>
          <w:rFonts w:cstheme="minorHAnsi"/>
          <w:color w:val="222222"/>
          <w:sz w:val="20"/>
          <w:szCs w:val="20"/>
          <w:shd w:val="clear" w:color="auto" w:fill="FFFFFF"/>
          <w:lang w:val="en-GB"/>
        </w:rPr>
        <w:t>, </w:t>
      </w:r>
      <w:r w:rsidRPr="0055485E">
        <w:rPr>
          <w:rFonts w:cstheme="minorHAnsi"/>
          <w:i/>
          <w:iCs/>
          <w:color w:val="222222"/>
          <w:sz w:val="20"/>
          <w:szCs w:val="20"/>
          <w:shd w:val="clear" w:color="auto" w:fill="FFFFFF"/>
          <w:lang w:val="en-GB"/>
        </w:rPr>
        <w:t>13</w:t>
      </w:r>
      <w:r w:rsidRPr="0055485E">
        <w:rPr>
          <w:rFonts w:cstheme="minorHAnsi"/>
          <w:color w:val="222222"/>
          <w:sz w:val="20"/>
          <w:szCs w:val="20"/>
          <w:shd w:val="clear" w:color="auto" w:fill="FFFFFF"/>
          <w:lang w:val="en-GB"/>
        </w:rPr>
        <w:t>(2), 209-220.</w:t>
      </w:r>
    </w:p>
    <w:p w14:paraId="3264E250" w14:textId="77777777" w:rsidR="0055485E" w:rsidRPr="0055485E" w:rsidRDefault="0055485E" w:rsidP="0055485E">
      <w:pPr>
        <w:spacing w:after="0" w:line="240" w:lineRule="auto"/>
        <w:ind w:left="284" w:hanging="284"/>
        <w:jc w:val="both"/>
        <w:outlineLvl w:val="1"/>
        <w:rPr>
          <w:rFonts w:eastAsia="Times New Roman" w:cstheme="minorHAnsi"/>
          <w:b/>
          <w:bCs/>
          <w:sz w:val="20"/>
          <w:szCs w:val="20"/>
          <w:lang w:val="en-GB" w:eastAsia="pt-PT"/>
        </w:rPr>
      </w:pPr>
      <w:r w:rsidRPr="0055485E">
        <w:rPr>
          <w:rFonts w:eastAsia="Times New Roman" w:cstheme="minorHAnsi"/>
          <w:b/>
          <w:bCs/>
          <w:sz w:val="20"/>
          <w:szCs w:val="20"/>
          <w:lang w:val="en-GB" w:eastAsia="pt-PT"/>
        </w:rPr>
        <w:t>Versione più mirata per Boundary org</w:t>
      </w:r>
    </w:p>
    <w:p w14:paraId="634AEC1B" w14:textId="77777777" w:rsidR="0055485E" w:rsidRPr="0055485E" w:rsidRDefault="0055485E" w:rsidP="0055485E">
      <w:pPr>
        <w:spacing w:after="0" w:line="240" w:lineRule="auto"/>
        <w:ind w:left="284" w:hanging="284"/>
        <w:jc w:val="both"/>
        <w:rPr>
          <w:rFonts w:cstheme="minorHAnsi"/>
          <w:sz w:val="20"/>
          <w:szCs w:val="20"/>
          <w:lang w:val="en-GB"/>
        </w:rPr>
      </w:pPr>
      <w:r w:rsidRPr="0055485E">
        <w:rPr>
          <w:rFonts w:cstheme="minorHAnsi"/>
          <w:color w:val="222222"/>
          <w:sz w:val="20"/>
          <w:szCs w:val="20"/>
          <w:shd w:val="clear" w:color="auto" w:fill="FFFFFF"/>
          <w:lang w:val="en-GB"/>
        </w:rPr>
        <w:t>Vlahos, N., &amp; Leighninger, M. (2023). Local Civic Leaders: Facing Threats to Democracy in Communities. </w:t>
      </w:r>
      <w:r w:rsidRPr="0055485E">
        <w:rPr>
          <w:rFonts w:cstheme="minorHAnsi"/>
          <w:i/>
          <w:iCs/>
          <w:color w:val="222222"/>
          <w:sz w:val="20"/>
          <w:szCs w:val="20"/>
          <w:shd w:val="clear" w:color="auto" w:fill="FFFFFF"/>
          <w:lang w:val="en-GB"/>
        </w:rPr>
        <w:t>Nat'l Civic Rev.</w:t>
      </w:r>
      <w:r w:rsidRPr="0055485E">
        <w:rPr>
          <w:rFonts w:cstheme="minorHAnsi"/>
          <w:color w:val="222222"/>
          <w:sz w:val="20"/>
          <w:szCs w:val="20"/>
          <w:shd w:val="clear" w:color="auto" w:fill="FFFFFF"/>
          <w:lang w:val="en-GB"/>
        </w:rPr>
        <w:t>, </w:t>
      </w:r>
      <w:r w:rsidRPr="0055485E">
        <w:rPr>
          <w:rFonts w:cstheme="minorHAnsi"/>
          <w:i/>
          <w:iCs/>
          <w:color w:val="222222"/>
          <w:sz w:val="20"/>
          <w:szCs w:val="20"/>
          <w:shd w:val="clear" w:color="auto" w:fill="FFFFFF"/>
          <w:lang w:val="en-GB"/>
        </w:rPr>
        <w:t>112</w:t>
      </w:r>
      <w:r w:rsidRPr="0055485E">
        <w:rPr>
          <w:rFonts w:cstheme="minorHAnsi"/>
          <w:color w:val="222222"/>
          <w:sz w:val="20"/>
          <w:szCs w:val="20"/>
          <w:shd w:val="clear" w:color="auto" w:fill="FFFFFF"/>
          <w:lang w:val="en-GB"/>
        </w:rPr>
        <w:t>, 76.</w:t>
      </w:r>
    </w:p>
    <w:p w14:paraId="4C50A7DE" w14:textId="77777777" w:rsidR="0055485E" w:rsidRPr="0055485E" w:rsidRDefault="0055485E" w:rsidP="0055485E">
      <w:pPr>
        <w:spacing w:after="0" w:line="240" w:lineRule="auto"/>
        <w:ind w:left="284" w:hanging="284"/>
        <w:jc w:val="both"/>
        <w:rPr>
          <w:rFonts w:eastAsia="Times New Roman" w:cstheme="minorHAnsi"/>
          <w:sz w:val="20"/>
          <w:szCs w:val="20"/>
          <w:lang w:val="en-GB" w:eastAsia="pt-PT"/>
        </w:rPr>
      </w:pPr>
      <w:r w:rsidRPr="0055485E">
        <w:rPr>
          <w:rFonts w:eastAsia="Times New Roman" w:cstheme="minorHAnsi"/>
          <w:sz w:val="20"/>
          <w:szCs w:val="20"/>
          <w:lang w:val="en-GB" w:eastAsia="pt-PT"/>
        </w:rPr>
        <w:t xml:space="preserve">Walt, S. M. (1987). </w:t>
      </w:r>
      <w:r w:rsidRPr="0055485E">
        <w:rPr>
          <w:rFonts w:eastAsia="Times New Roman" w:cstheme="minorHAnsi"/>
          <w:i/>
          <w:iCs/>
          <w:sz w:val="20"/>
          <w:szCs w:val="20"/>
          <w:lang w:val="en-GB" w:eastAsia="pt-PT"/>
        </w:rPr>
        <w:t>The Origins of Alliances</w:t>
      </w:r>
      <w:r w:rsidRPr="0055485E">
        <w:rPr>
          <w:rFonts w:eastAsia="Times New Roman" w:cstheme="minorHAnsi"/>
          <w:sz w:val="20"/>
          <w:szCs w:val="20"/>
          <w:lang w:val="en-GB" w:eastAsia="pt-PT"/>
        </w:rPr>
        <w:t>. Cornell University Press.</w:t>
      </w:r>
    </w:p>
    <w:p w14:paraId="4D44C43E" w14:textId="77777777" w:rsidR="0055485E" w:rsidRPr="0055485E" w:rsidRDefault="0055485E" w:rsidP="0055485E">
      <w:pPr>
        <w:spacing w:after="0" w:line="240" w:lineRule="auto"/>
        <w:ind w:left="284" w:hanging="284"/>
        <w:jc w:val="both"/>
        <w:rPr>
          <w:rFonts w:eastAsia="Times New Roman" w:cstheme="minorHAnsi"/>
          <w:sz w:val="20"/>
          <w:szCs w:val="20"/>
          <w:lang w:val="en-GB" w:eastAsia="pt-PT"/>
        </w:rPr>
      </w:pPr>
      <w:r w:rsidRPr="0055485E">
        <w:rPr>
          <w:rFonts w:eastAsia="Times New Roman" w:cstheme="minorHAnsi"/>
          <w:sz w:val="20"/>
          <w:szCs w:val="20"/>
          <w:lang w:val="en-GB" w:eastAsia="pt-PT"/>
        </w:rPr>
        <w:t xml:space="preserve">Wasserman, S., &amp; Faust, K. (1994). </w:t>
      </w:r>
      <w:r w:rsidRPr="0055485E">
        <w:rPr>
          <w:rFonts w:eastAsia="Times New Roman" w:cstheme="minorHAnsi"/>
          <w:i/>
          <w:iCs/>
          <w:sz w:val="20"/>
          <w:szCs w:val="20"/>
          <w:lang w:val="en-GB" w:eastAsia="pt-PT"/>
        </w:rPr>
        <w:t>Social network analysis: Methods and applications</w:t>
      </w:r>
      <w:r w:rsidRPr="0055485E">
        <w:rPr>
          <w:rFonts w:eastAsia="Times New Roman" w:cstheme="minorHAnsi"/>
          <w:sz w:val="20"/>
          <w:szCs w:val="20"/>
          <w:lang w:val="en-GB" w:eastAsia="pt-PT"/>
        </w:rPr>
        <w:t>. Cambridge University Press.</w:t>
      </w:r>
    </w:p>
    <w:p w14:paraId="62295B22" w14:textId="77777777" w:rsidR="0055485E" w:rsidRPr="0055485E" w:rsidRDefault="0055485E" w:rsidP="0055485E">
      <w:pPr>
        <w:pStyle w:val="my-2"/>
        <w:spacing w:before="0" w:beforeAutospacing="0" w:after="0" w:afterAutospacing="0"/>
        <w:ind w:left="284" w:hanging="284"/>
        <w:jc w:val="both"/>
        <w:rPr>
          <w:rFonts w:asciiTheme="minorHAnsi" w:hAnsiTheme="minorHAnsi" w:cstheme="minorHAnsi"/>
          <w:color w:val="000000"/>
          <w:sz w:val="20"/>
          <w:szCs w:val="20"/>
          <w:lang w:val="en-GB"/>
        </w:rPr>
      </w:pPr>
      <w:r w:rsidRPr="0055485E">
        <w:rPr>
          <w:rFonts w:asciiTheme="minorHAnsi" w:hAnsiTheme="minorHAnsi" w:cstheme="minorHAnsi"/>
          <w:color w:val="000000"/>
          <w:sz w:val="20"/>
          <w:szCs w:val="20"/>
          <w:lang w:val="en-GB"/>
        </w:rPr>
        <w:t>Wasserman, S., &amp; Faust, K. (1994).</w:t>
      </w:r>
      <w:r w:rsidRPr="0055485E">
        <w:rPr>
          <w:rStyle w:val="apple-converted-space"/>
          <w:rFonts w:asciiTheme="minorHAnsi" w:hAnsiTheme="minorHAnsi" w:cstheme="minorHAnsi"/>
          <w:color w:val="000000"/>
          <w:sz w:val="20"/>
          <w:szCs w:val="20"/>
          <w:lang w:val="en-GB"/>
        </w:rPr>
        <w:t> </w:t>
      </w:r>
      <w:r w:rsidRPr="0055485E">
        <w:rPr>
          <w:rStyle w:val="Emphasis"/>
          <w:rFonts w:asciiTheme="minorHAnsi" w:hAnsiTheme="minorHAnsi" w:cstheme="minorHAnsi"/>
          <w:color w:val="000000"/>
          <w:sz w:val="20"/>
          <w:szCs w:val="20"/>
          <w:lang w:val="en-GB"/>
        </w:rPr>
        <w:t>Social network analysis: Methods and applications</w:t>
      </w:r>
      <w:r w:rsidRPr="0055485E">
        <w:rPr>
          <w:rFonts w:asciiTheme="minorHAnsi" w:hAnsiTheme="minorHAnsi" w:cstheme="minorHAnsi"/>
          <w:color w:val="000000"/>
          <w:sz w:val="20"/>
          <w:szCs w:val="20"/>
          <w:lang w:val="en-GB"/>
        </w:rPr>
        <w:t>. Cambridge University Press.</w:t>
      </w:r>
    </w:p>
    <w:p w14:paraId="679A14AB" w14:textId="77777777" w:rsidR="0055485E" w:rsidRPr="0055485E" w:rsidRDefault="0055485E" w:rsidP="0055485E">
      <w:pPr>
        <w:pStyle w:val="my-2"/>
        <w:spacing w:before="0" w:beforeAutospacing="0" w:after="0" w:afterAutospacing="0"/>
        <w:ind w:left="284" w:hanging="284"/>
        <w:jc w:val="both"/>
        <w:rPr>
          <w:rFonts w:asciiTheme="minorHAnsi" w:hAnsiTheme="minorHAnsi" w:cstheme="minorHAnsi"/>
          <w:color w:val="000000"/>
          <w:sz w:val="20"/>
          <w:szCs w:val="20"/>
          <w:lang w:val="en-GB"/>
        </w:rPr>
      </w:pPr>
      <w:r w:rsidRPr="0055485E">
        <w:rPr>
          <w:rFonts w:asciiTheme="minorHAnsi" w:hAnsiTheme="minorHAnsi" w:cstheme="minorHAnsi"/>
          <w:color w:val="000000"/>
          <w:sz w:val="20"/>
          <w:szCs w:val="20"/>
          <w:lang w:val="en-GB"/>
        </w:rPr>
        <w:t>Watts, D. J. (2004).</w:t>
      </w:r>
      <w:r w:rsidRPr="0055485E">
        <w:rPr>
          <w:rStyle w:val="apple-converted-space"/>
          <w:rFonts w:asciiTheme="minorHAnsi" w:hAnsiTheme="minorHAnsi" w:cstheme="minorHAnsi"/>
          <w:color w:val="000000"/>
          <w:sz w:val="20"/>
          <w:szCs w:val="20"/>
          <w:lang w:val="en-GB"/>
        </w:rPr>
        <w:t> </w:t>
      </w:r>
      <w:r w:rsidRPr="0055485E">
        <w:rPr>
          <w:rStyle w:val="Emphasis"/>
          <w:rFonts w:asciiTheme="minorHAnsi" w:hAnsiTheme="minorHAnsi" w:cstheme="minorHAnsi"/>
          <w:color w:val="000000"/>
          <w:sz w:val="20"/>
          <w:szCs w:val="20"/>
          <w:lang w:val="en-GB"/>
        </w:rPr>
        <w:t>Six degrees: The science of a connected age</w:t>
      </w:r>
      <w:r w:rsidRPr="0055485E">
        <w:rPr>
          <w:rFonts w:asciiTheme="minorHAnsi" w:hAnsiTheme="minorHAnsi" w:cstheme="minorHAnsi"/>
          <w:color w:val="000000"/>
          <w:sz w:val="20"/>
          <w:szCs w:val="20"/>
          <w:lang w:val="en-GB"/>
        </w:rPr>
        <w:t>. W. W. Norton &amp; Company.</w:t>
      </w:r>
    </w:p>
    <w:p w14:paraId="1D17E4DA" w14:textId="77777777" w:rsidR="0055485E" w:rsidRPr="0055485E" w:rsidRDefault="0055485E" w:rsidP="0055485E">
      <w:pPr>
        <w:spacing w:after="0" w:line="240" w:lineRule="auto"/>
        <w:ind w:left="284" w:hanging="284"/>
        <w:jc w:val="both"/>
        <w:rPr>
          <w:rFonts w:eastAsia="Times New Roman" w:cstheme="minorHAnsi"/>
          <w:sz w:val="20"/>
          <w:szCs w:val="20"/>
          <w:lang w:val="en-GB" w:eastAsia="pt-PT"/>
        </w:rPr>
      </w:pPr>
      <w:r w:rsidRPr="0055485E">
        <w:rPr>
          <w:rFonts w:eastAsia="Times New Roman" w:cstheme="minorHAnsi"/>
          <w:sz w:val="20"/>
          <w:szCs w:val="20"/>
          <w:lang w:val="en-GB" w:eastAsia="pt-PT"/>
        </w:rPr>
        <w:t xml:space="preserve">Watts, R. L. (1999). </w:t>
      </w:r>
      <w:r w:rsidRPr="0055485E">
        <w:rPr>
          <w:rFonts w:eastAsia="Times New Roman" w:cstheme="minorHAnsi"/>
          <w:i/>
          <w:iCs/>
          <w:sz w:val="20"/>
          <w:szCs w:val="20"/>
          <w:lang w:val="en-GB" w:eastAsia="pt-PT"/>
        </w:rPr>
        <w:t>Comparing Federal Systems</w:t>
      </w:r>
      <w:r w:rsidRPr="0055485E">
        <w:rPr>
          <w:rFonts w:eastAsia="Times New Roman" w:cstheme="minorHAnsi"/>
          <w:sz w:val="20"/>
          <w:szCs w:val="20"/>
          <w:lang w:val="en-GB" w:eastAsia="pt-PT"/>
        </w:rPr>
        <w:t xml:space="preserve"> (2nd ed.). McGill–Queen's University Press.</w:t>
      </w:r>
    </w:p>
    <w:p w14:paraId="38B334EB" w14:textId="77777777" w:rsidR="0055485E" w:rsidRPr="0055485E" w:rsidRDefault="0055485E" w:rsidP="0055485E">
      <w:pPr>
        <w:pStyle w:val="NormalWeb"/>
        <w:spacing w:before="0" w:beforeAutospacing="0" w:after="0" w:afterAutospacing="0"/>
        <w:ind w:left="284" w:hanging="284"/>
        <w:jc w:val="both"/>
        <w:rPr>
          <w:rFonts w:asciiTheme="minorHAnsi" w:hAnsiTheme="minorHAnsi" w:cstheme="minorHAnsi"/>
          <w:sz w:val="20"/>
          <w:szCs w:val="20"/>
          <w:lang w:val="en-GB"/>
        </w:rPr>
      </w:pPr>
      <w:r w:rsidRPr="0055485E">
        <w:rPr>
          <w:rFonts w:asciiTheme="minorHAnsi" w:hAnsiTheme="minorHAnsi" w:cstheme="minorHAnsi"/>
          <w:sz w:val="20"/>
          <w:szCs w:val="20"/>
          <w:lang w:val="en-GB"/>
        </w:rPr>
        <w:t>Wells, Rebecca, Howarth, Candice and Brand</w:t>
      </w:r>
      <w:r w:rsidRPr="0055485E">
        <w:rPr>
          <w:rFonts w:ascii="Cambria Math" w:hAnsi="Cambria Math" w:cs="Cambria Math"/>
          <w:sz w:val="20"/>
          <w:szCs w:val="20"/>
          <w:lang w:val="en-GB"/>
        </w:rPr>
        <w:t>‑</w:t>
      </w:r>
      <w:r w:rsidRPr="0055485E">
        <w:rPr>
          <w:rFonts w:asciiTheme="minorHAnsi" w:hAnsiTheme="minorHAnsi" w:cstheme="minorHAnsi"/>
          <w:sz w:val="20"/>
          <w:szCs w:val="20"/>
          <w:lang w:val="en-GB"/>
        </w:rPr>
        <w:t xml:space="preserve">Correa. Lina (2021) Are citizen juries and assemblies on climate change driving democratic climate policymaking? An exploration of two case studies in the UK, in Climatic Change, 168:5 - </w:t>
      </w:r>
      <w:hyperlink r:id="rId25" w:history="1">
        <w:r w:rsidRPr="0055485E">
          <w:rPr>
            <w:rStyle w:val="Hyperlink"/>
            <w:rFonts w:asciiTheme="minorHAnsi" w:hAnsiTheme="minorHAnsi" w:cstheme="minorHAnsi"/>
            <w:sz w:val="20"/>
            <w:szCs w:val="20"/>
            <w:lang w:val="en-GB"/>
          </w:rPr>
          <w:t>https://doi.org/10.1007/s10584-021-03218-</w:t>
        </w:r>
      </w:hyperlink>
      <w:r w:rsidRPr="0055485E">
        <w:rPr>
          <w:rFonts w:asciiTheme="minorHAnsi" w:hAnsiTheme="minorHAnsi" w:cstheme="minorHAnsi"/>
          <w:sz w:val="20"/>
          <w:szCs w:val="20"/>
          <w:lang w:val="en-GB"/>
        </w:rPr>
        <w:t xml:space="preserve"> </w:t>
      </w:r>
    </w:p>
    <w:p w14:paraId="4E01FE47" w14:textId="77777777" w:rsidR="0055485E" w:rsidRPr="0055485E" w:rsidRDefault="0055485E" w:rsidP="0055485E">
      <w:pPr>
        <w:spacing w:after="0" w:line="240" w:lineRule="auto"/>
        <w:ind w:left="284" w:hanging="284"/>
        <w:jc w:val="both"/>
        <w:rPr>
          <w:rFonts w:eastAsia="Times New Roman" w:cstheme="minorHAnsi"/>
          <w:sz w:val="20"/>
          <w:szCs w:val="20"/>
          <w:lang w:val="en-GB" w:eastAsia="pt-PT"/>
        </w:rPr>
      </w:pPr>
      <w:r w:rsidRPr="0055485E">
        <w:rPr>
          <w:rFonts w:eastAsia="Times New Roman" w:cstheme="minorHAnsi"/>
          <w:sz w:val="20"/>
          <w:szCs w:val="20"/>
          <w:lang w:val="en-GB" w:eastAsia="pt-PT"/>
        </w:rPr>
        <w:t xml:space="preserve">Wenger, E. (1998). </w:t>
      </w:r>
      <w:r w:rsidRPr="0055485E">
        <w:rPr>
          <w:rFonts w:eastAsia="Times New Roman" w:cstheme="minorHAnsi"/>
          <w:i/>
          <w:iCs/>
          <w:sz w:val="20"/>
          <w:szCs w:val="20"/>
          <w:lang w:val="en-GB" w:eastAsia="pt-PT"/>
        </w:rPr>
        <w:t>Communities of Practice: Learning, Meaning, and Identity</w:t>
      </w:r>
      <w:r w:rsidRPr="0055485E">
        <w:rPr>
          <w:rFonts w:eastAsia="Times New Roman" w:cstheme="minorHAnsi"/>
          <w:sz w:val="20"/>
          <w:szCs w:val="20"/>
          <w:lang w:val="en-GB" w:eastAsia="pt-PT"/>
        </w:rPr>
        <w:t>. Cambridge University Press.</w:t>
      </w:r>
    </w:p>
    <w:p w14:paraId="3D84BAA4" w14:textId="77777777" w:rsidR="0055485E" w:rsidRPr="0055485E" w:rsidRDefault="0055485E" w:rsidP="0055485E">
      <w:pPr>
        <w:spacing w:after="0" w:line="240" w:lineRule="auto"/>
        <w:ind w:left="284" w:hanging="284"/>
        <w:jc w:val="both"/>
        <w:rPr>
          <w:rFonts w:cstheme="minorHAnsi"/>
          <w:sz w:val="20"/>
          <w:szCs w:val="20"/>
          <w:lang w:val="en-GB"/>
        </w:rPr>
      </w:pPr>
      <w:r w:rsidRPr="0055485E">
        <w:rPr>
          <w:rFonts w:cstheme="minorHAnsi"/>
          <w:sz w:val="20"/>
          <w:szCs w:val="20"/>
          <w:lang w:val="en-GB"/>
        </w:rPr>
        <w:t>White, H. C. (2008). Identity and control: How social formations emerge (2nd ed.). Princeton University Press.</w:t>
      </w:r>
    </w:p>
    <w:p w14:paraId="7B17307B" w14:textId="77777777" w:rsidR="00510525" w:rsidRDefault="00510525" w:rsidP="0055485E">
      <w:pPr>
        <w:pStyle w:val="my-2"/>
        <w:spacing w:before="0" w:beforeAutospacing="0" w:after="0" w:afterAutospacing="0"/>
        <w:ind w:left="284" w:hanging="284"/>
        <w:jc w:val="both"/>
        <w:rPr>
          <w:ins w:id="188" w:author="Sérgio Pedro" w:date="2026-07-10T09:59:00Z"/>
          <w:rFonts w:asciiTheme="minorHAnsi" w:eastAsiaTheme="minorHAnsi" w:hAnsiTheme="minorHAnsi" w:cstheme="minorHAnsi"/>
          <w:sz w:val="20"/>
          <w:szCs w:val="20"/>
          <w:lang w:val="en-GB" w:eastAsia="en-US"/>
        </w:rPr>
      </w:pPr>
      <w:ins w:id="189" w:author="Sérgio Pedro" w:date="2026-07-10T09:59:00Z">
        <w:r>
          <w:rPr>
            <w:rFonts w:asciiTheme="minorHAnsi" w:eastAsiaTheme="minorHAnsi" w:hAnsiTheme="minorHAnsi" w:cstheme="minorHAnsi"/>
            <w:sz w:val="20"/>
            <w:szCs w:val="20"/>
            <w:lang w:val="en-GB" w:eastAsia="en-US"/>
          </w:rPr>
          <w:t>Willke, H. (1991). Systemtheorie, Stuttgart, Fischer. Willke, H. (1992), Ironie des Staates, Frankfurt a.M., Suhrkamp.</w:t>
        </w:r>
      </w:ins>
    </w:p>
    <w:p w14:paraId="27F8FF0B" w14:textId="22DC5E37" w:rsidR="0055485E" w:rsidRPr="0055485E" w:rsidDel="00510525" w:rsidRDefault="0055485E" w:rsidP="0055485E">
      <w:pPr>
        <w:spacing w:after="0" w:line="240" w:lineRule="auto"/>
        <w:ind w:left="284" w:hanging="284"/>
        <w:jc w:val="both"/>
        <w:rPr>
          <w:del w:id="190" w:author="Sérgio Pedro" w:date="2026-07-10T09:59:00Z"/>
          <w:rFonts w:cstheme="minorHAnsi"/>
          <w:sz w:val="20"/>
          <w:szCs w:val="20"/>
          <w:lang w:val="en-GB"/>
        </w:rPr>
      </w:pPr>
      <w:del w:id="191" w:author="Sérgio Pedro" w:date="2026-07-10T09:59:00Z">
        <w:r w:rsidRPr="0055485E" w:rsidDel="00510525">
          <w:rPr>
            <w:rFonts w:cstheme="minorHAnsi"/>
            <w:sz w:val="20"/>
            <w:szCs w:val="20"/>
            <w:lang w:val="en-GB"/>
          </w:rPr>
          <w:delText>Willke, H. (1991), Systemtheorie, Stuttgart, Fischer. Willke, H. (1992), Ironie des Staates, Frankfurt a.M., Suhrkamp.</w:delText>
        </w:r>
      </w:del>
    </w:p>
    <w:p w14:paraId="165D1E31" w14:textId="77777777" w:rsidR="0055485E" w:rsidRPr="0055485E" w:rsidRDefault="0055485E" w:rsidP="0055485E">
      <w:pPr>
        <w:pStyle w:val="my-2"/>
        <w:spacing w:before="0" w:beforeAutospacing="0" w:after="0" w:afterAutospacing="0"/>
        <w:ind w:left="284" w:hanging="284"/>
        <w:jc w:val="both"/>
        <w:rPr>
          <w:rFonts w:asciiTheme="minorHAnsi" w:hAnsiTheme="minorHAnsi" w:cstheme="minorHAnsi"/>
          <w:sz w:val="20"/>
          <w:szCs w:val="20"/>
          <w:lang w:val="en-GB"/>
        </w:rPr>
      </w:pPr>
      <w:r w:rsidRPr="0055485E">
        <w:rPr>
          <w:rFonts w:asciiTheme="minorHAnsi" w:hAnsiTheme="minorHAnsi" w:cstheme="minorHAnsi"/>
          <w:sz w:val="20"/>
          <w:szCs w:val="20"/>
          <w:lang w:val="en-GB"/>
        </w:rPr>
        <w:t xml:space="preserve">Woolcock, S. (2011). The genesis of the GATS. </w:t>
      </w:r>
      <w:r w:rsidRPr="0055485E">
        <w:rPr>
          <w:rStyle w:val="Emphasis"/>
          <w:rFonts w:asciiTheme="minorHAnsi" w:hAnsiTheme="minorHAnsi" w:cstheme="minorHAnsi"/>
          <w:sz w:val="20"/>
          <w:szCs w:val="20"/>
          <w:lang w:val="en-GB"/>
        </w:rPr>
        <w:t>European Journal of International Law, 22</w:t>
      </w:r>
      <w:r w:rsidRPr="0055485E">
        <w:rPr>
          <w:rFonts w:asciiTheme="minorHAnsi" w:hAnsiTheme="minorHAnsi" w:cstheme="minorHAnsi"/>
          <w:sz w:val="20"/>
          <w:szCs w:val="20"/>
          <w:lang w:val="en-GB"/>
        </w:rPr>
        <w:t>(3), 689–706.</w:t>
      </w:r>
    </w:p>
    <w:p w14:paraId="0D5C0570" w14:textId="77777777" w:rsidR="0055485E" w:rsidRPr="0055485E" w:rsidRDefault="0055485E" w:rsidP="0055485E">
      <w:pPr>
        <w:autoSpaceDE w:val="0"/>
        <w:autoSpaceDN w:val="0"/>
        <w:adjustRightInd w:val="0"/>
        <w:spacing w:after="0" w:line="240" w:lineRule="auto"/>
        <w:ind w:left="284" w:hanging="284"/>
        <w:jc w:val="both"/>
        <w:rPr>
          <w:rFonts w:cstheme="minorHAnsi"/>
          <w:color w:val="222222"/>
          <w:sz w:val="20"/>
          <w:szCs w:val="20"/>
          <w:shd w:val="clear" w:color="auto" w:fill="FFFFFF"/>
          <w:lang w:val="en-GB"/>
        </w:rPr>
      </w:pPr>
      <w:r w:rsidRPr="0055485E">
        <w:rPr>
          <w:rFonts w:cstheme="minorHAnsi"/>
          <w:sz w:val="20"/>
          <w:szCs w:val="20"/>
          <w:lang w:val="en-GB"/>
        </w:rPr>
        <w:t>Wright, David &amp; Gavin Brookes. 2019. “This is England, speak English!’: A corpus-assisted</w:t>
      </w:r>
      <w:r w:rsidRPr="0055485E">
        <w:rPr>
          <w:rFonts w:cstheme="minorHAnsi"/>
          <w:spacing w:val="80"/>
          <w:sz w:val="20"/>
          <w:szCs w:val="20"/>
          <w:lang w:val="en-GB"/>
        </w:rPr>
        <w:t xml:space="preserve"> </w:t>
      </w:r>
      <w:r w:rsidRPr="0055485E">
        <w:rPr>
          <w:rFonts w:cstheme="minorHAnsi"/>
          <w:sz w:val="20"/>
          <w:szCs w:val="20"/>
          <w:lang w:val="en-GB"/>
        </w:rPr>
        <w:t xml:space="preserve">critical study of language ideologies in the right-leaning British press.” </w:t>
      </w:r>
      <w:r w:rsidRPr="0055485E">
        <w:rPr>
          <w:rFonts w:cstheme="minorHAnsi"/>
          <w:i/>
          <w:sz w:val="20"/>
          <w:szCs w:val="20"/>
          <w:lang w:val="en-GB"/>
        </w:rPr>
        <w:t xml:space="preserve">Critical Discourse Studies </w:t>
      </w:r>
      <w:r w:rsidRPr="0055485E">
        <w:rPr>
          <w:rFonts w:cstheme="minorHAnsi"/>
          <w:sz w:val="20"/>
          <w:szCs w:val="20"/>
          <w:lang w:val="en-GB"/>
        </w:rPr>
        <w:t>16 (1), 56–83</w:t>
      </w:r>
    </w:p>
    <w:p w14:paraId="1E493FAE"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r w:rsidRPr="0055485E">
        <w:rPr>
          <w:rFonts w:cstheme="minorHAnsi"/>
          <w:color w:val="222222"/>
          <w:sz w:val="20"/>
          <w:szCs w:val="20"/>
          <w:shd w:val="clear" w:color="auto" w:fill="FFFFFF"/>
          <w:lang w:val="en-GB"/>
        </w:rPr>
        <w:t>Yabancı, B. (2022). Civil Society and Latent Mobilisation Under Authoritarian Neoliberal Governance. In: Borsuk, İ., Dinç, P., Kavak, S., Sayan, P. (eds) Authoritarian Neoliberalism and Resistance in Turkey. Palgrave Macmillan, Singapore. https://doi.org/10.1007/978-981-16-4213-5_10</w:t>
      </w:r>
    </w:p>
    <w:p w14:paraId="7B1CAD34" w14:textId="77777777" w:rsidR="0055485E" w:rsidRPr="0055485E" w:rsidRDefault="0055485E" w:rsidP="0055485E">
      <w:pPr>
        <w:pStyle w:val="my-2"/>
        <w:spacing w:before="0" w:beforeAutospacing="0" w:after="0" w:afterAutospacing="0"/>
        <w:ind w:left="284" w:hanging="284"/>
        <w:jc w:val="both"/>
        <w:rPr>
          <w:rFonts w:asciiTheme="minorHAnsi" w:hAnsiTheme="minorHAnsi" w:cstheme="minorHAnsi"/>
          <w:color w:val="000000" w:themeColor="text1"/>
          <w:sz w:val="20"/>
          <w:szCs w:val="20"/>
          <w:lang w:val="en-GB"/>
        </w:rPr>
      </w:pPr>
      <w:r w:rsidRPr="0055485E">
        <w:rPr>
          <w:rFonts w:asciiTheme="minorHAnsi" w:hAnsiTheme="minorHAnsi" w:cstheme="minorHAnsi"/>
          <w:color w:val="000000"/>
          <w:sz w:val="20"/>
          <w:szCs w:val="20"/>
          <w:lang w:val="en-GB"/>
        </w:rPr>
        <w:t>Yang, A. (2013).</w:t>
      </w:r>
      <w:r w:rsidRPr="0055485E">
        <w:rPr>
          <w:rStyle w:val="apple-converted-space"/>
          <w:rFonts w:asciiTheme="minorHAnsi" w:hAnsiTheme="minorHAnsi" w:cstheme="minorHAnsi"/>
          <w:color w:val="000000"/>
          <w:sz w:val="20"/>
          <w:szCs w:val="20"/>
          <w:lang w:val="en-GB"/>
        </w:rPr>
        <w:t> </w:t>
      </w:r>
      <w:r w:rsidRPr="0055485E">
        <w:rPr>
          <w:rStyle w:val="Emphasis"/>
          <w:rFonts w:asciiTheme="minorHAnsi" w:hAnsiTheme="minorHAnsi" w:cstheme="minorHAnsi"/>
          <w:color w:val="000000"/>
          <w:sz w:val="20"/>
          <w:szCs w:val="20"/>
          <w:lang w:val="en-GB"/>
        </w:rPr>
        <w:t>W</w:t>
      </w:r>
      <w:r w:rsidRPr="0055485E">
        <w:rPr>
          <w:rStyle w:val="Emphasis"/>
          <w:rFonts w:asciiTheme="minorHAnsi" w:hAnsiTheme="minorHAnsi" w:cstheme="minorHAnsi"/>
          <w:color w:val="000000" w:themeColor="text1"/>
          <w:sz w:val="20"/>
          <w:szCs w:val="20"/>
          <w:lang w:val="en-GB"/>
        </w:rPr>
        <w:t>hen transnational civil network meets local context: An exploratory hyperlink network analysis of Northern/Southern NGOs' virtual network in China</w:t>
      </w:r>
      <w:r w:rsidRPr="0055485E">
        <w:rPr>
          <w:rFonts w:asciiTheme="minorHAnsi" w:hAnsiTheme="minorHAnsi" w:cstheme="minorHAnsi"/>
          <w:color w:val="000000" w:themeColor="text1"/>
          <w:sz w:val="20"/>
          <w:szCs w:val="20"/>
          <w:lang w:val="en-GB"/>
        </w:rPr>
        <w:t>.</w:t>
      </w:r>
      <w:r w:rsidRPr="0055485E">
        <w:rPr>
          <w:rStyle w:val="apple-converted-space"/>
          <w:rFonts w:asciiTheme="minorHAnsi" w:hAnsiTheme="minorHAnsi" w:cstheme="minorHAnsi"/>
          <w:color w:val="000000" w:themeColor="text1"/>
          <w:sz w:val="20"/>
          <w:szCs w:val="20"/>
          <w:lang w:val="en-GB"/>
        </w:rPr>
        <w:t> </w:t>
      </w:r>
      <w:r w:rsidRPr="0055485E">
        <w:rPr>
          <w:rStyle w:val="Emphasis"/>
          <w:rFonts w:asciiTheme="minorHAnsi" w:hAnsiTheme="minorHAnsi" w:cstheme="minorHAnsi"/>
          <w:color w:val="000000" w:themeColor="text1"/>
          <w:sz w:val="20"/>
          <w:szCs w:val="20"/>
          <w:lang w:val="en-GB"/>
        </w:rPr>
        <w:t>Journal of International and Intercultural Communication, 6</w:t>
      </w:r>
      <w:r w:rsidRPr="0055485E">
        <w:rPr>
          <w:rFonts w:asciiTheme="minorHAnsi" w:hAnsiTheme="minorHAnsi" w:cstheme="minorHAnsi"/>
          <w:color w:val="000000" w:themeColor="text1"/>
          <w:sz w:val="20"/>
          <w:szCs w:val="20"/>
          <w:lang w:val="en-GB"/>
        </w:rPr>
        <w:t xml:space="preserve">(1), 40–60. </w:t>
      </w:r>
      <w:hyperlink r:id="rId26" w:history="1">
        <w:r w:rsidRPr="0055485E">
          <w:rPr>
            <w:rStyle w:val="Hyperlink"/>
            <w:rFonts w:asciiTheme="minorHAnsi" w:hAnsiTheme="minorHAnsi" w:cstheme="minorHAnsi"/>
            <w:color w:val="000000" w:themeColor="text1"/>
            <w:sz w:val="20"/>
            <w:szCs w:val="20"/>
            <w:lang w:val="en-GB"/>
          </w:rPr>
          <w:t>https://doi.org/10.1080/17513057.2012.719632</w:t>
        </w:r>
      </w:hyperlink>
    </w:p>
    <w:p w14:paraId="162DB089" w14:textId="77777777" w:rsidR="0055485E" w:rsidRPr="0055485E" w:rsidRDefault="0055485E" w:rsidP="0055485E">
      <w:pPr>
        <w:spacing w:after="0" w:line="240" w:lineRule="auto"/>
        <w:ind w:left="284" w:hanging="284"/>
        <w:jc w:val="both"/>
        <w:rPr>
          <w:rFonts w:cstheme="minorHAnsi"/>
          <w:color w:val="FF0000"/>
          <w:sz w:val="20"/>
          <w:szCs w:val="20"/>
          <w:lang w:val="en-GB"/>
        </w:rPr>
      </w:pPr>
      <w:r w:rsidRPr="0055485E">
        <w:rPr>
          <w:rFonts w:cstheme="minorHAnsi"/>
          <w:color w:val="222222"/>
          <w:sz w:val="20"/>
          <w:szCs w:val="20"/>
          <w:shd w:val="clear" w:color="auto" w:fill="FFFFFF"/>
          <w:lang w:val="en-GB"/>
        </w:rPr>
        <w:t>Yazan, B. (2015). Three approaches to case study methods in education: Yin, Merriam, and Stake. </w:t>
      </w:r>
      <w:r w:rsidRPr="0055485E">
        <w:rPr>
          <w:rFonts w:cstheme="minorHAnsi"/>
          <w:i/>
          <w:iCs/>
          <w:color w:val="222222"/>
          <w:sz w:val="20"/>
          <w:szCs w:val="20"/>
          <w:shd w:val="clear" w:color="auto" w:fill="FFFFFF"/>
          <w:lang w:val="en-GB"/>
        </w:rPr>
        <w:t>The qualitative report</w:t>
      </w:r>
      <w:r w:rsidRPr="0055485E">
        <w:rPr>
          <w:rFonts w:cstheme="minorHAnsi"/>
          <w:color w:val="222222"/>
          <w:sz w:val="20"/>
          <w:szCs w:val="20"/>
          <w:shd w:val="clear" w:color="auto" w:fill="FFFFFF"/>
          <w:lang w:val="en-GB"/>
        </w:rPr>
        <w:t>, </w:t>
      </w:r>
      <w:r w:rsidRPr="0055485E">
        <w:rPr>
          <w:rFonts w:cstheme="minorHAnsi"/>
          <w:i/>
          <w:iCs/>
          <w:color w:val="222222"/>
          <w:sz w:val="20"/>
          <w:szCs w:val="20"/>
          <w:shd w:val="clear" w:color="auto" w:fill="FFFFFF"/>
          <w:lang w:val="en-GB"/>
        </w:rPr>
        <w:t>20</w:t>
      </w:r>
      <w:r w:rsidRPr="0055485E">
        <w:rPr>
          <w:rFonts w:cstheme="minorHAnsi"/>
          <w:color w:val="222222"/>
          <w:sz w:val="20"/>
          <w:szCs w:val="20"/>
          <w:shd w:val="clear" w:color="auto" w:fill="FFFFFF"/>
          <w:lang w:val="en-GB"/>
        </w:rPr>
        <w:t>(2), 134-152.</w:t>
      </w:r>
    </w:p>
    <w:p w14:paraId="71DA28FF"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r w:rsidRPr="0055485E">
        <w:rPr>
          <w:rFonts w:cstheme="minorHAnsi"/>
          <w:color w:val="222222"/>
          <w:sz w:val="20"/>
          <w:szCs w:val="20"/>
          <w:shd w:val="clear" w:color="auto" w:fill="FFFFFF"/>
          <w:lang w:val="en-GB"/>
        </w:rPr>
        <w:t xml:space="preserve">Yeow, A.; Sia, KS; Soh, C.; Chua, C. (2018) Boundary Organization Practices for Collaboration in Enterprise Integration. </w:t>
      </w:r>
      <w:r w:rsidRPr="0055485E">
        <w:rPr>
          <w:rFonts w:cstheme="minorHAnsi"/>
          <w:i/>
          <w:color w:val="222222"/>
          <w:sz w:val="20"/>
          <w:szCs w:val="20"/>
          <w:shd w:val="clear" w:color="auto" w:fill="FFFFFF"/>
          <w:lang w:val="en-GB"/>
        </w:rPr>
        <w:t>Information Systems Research</w:t>
      </w:r>
      <w:r w:rsidRPr="0055485E">
        <w:rPr>
          <w:rFonts w:cstheme="minorHAnsi"/>
          <w:color w:val="222222"/>
          <w:sz w:val="20"/>
          <w:szCs w:val="20"/>
          <w:shd w:val="clear" w:color="auto" w:fill="FFFFFF"/>
          <w:lang w:val="en-GB"/>
        </w:rPr>
        <w:t xml:space="preserve"> 29(1):149-168.</w:t>
      </w:r>
    </w:p>
    <w:p w14:paraId="5963A570" w14:textId="77777777" w:rsidR="0055485E" w:rsidRPr="0055485E" w:rsidRDefault="0055485E" w:rsidP="0055485E">
      <w:pPr>
        <w:autoSpaceDE w:val="0"/>
        <w:autoSpaceDN w:val="0"/>
        <w:adjustRightInd w:val="0"/>
        <w:spacing w:after="0" w:line="240" w:lineRule="auto"/>
        <w:ind w:left="284" w:hanging="284"/>
        <w:jc w:val="both"/>
        <w:rPr>
          <w:rFonts w:cstheme="minorHAnsi"/>
          <w:sz w:val="20"/>
          <w:szCs w:val="20"/>
          <w:lang w:val="en-GB"/>
        </w:rPr>
      </w:pPr>
      <w:r w:rsidRPr="0055485E">
        <w:rPr>
          <w:rFonts w:cstheme="minorHAnsi"/>
          <w:sz w:val="20"/>
          <w:szCs w:val="20"/>
          <w:lang w:val="en-GB"/>
        </w:rPr>
        <w:t>Yeung, H.W.-C. 1998. Transnational corporations and business networks. London: Routledge.</w:t>
      </w:r>
    </w:p>
    <w:p w14:paraId="5ECE9B9E"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r w:rsidRPr="0055485E">
        <w:rPr>
          <w:rFonts w:cstheme="minorHAnsi"/>
          <w:color w:val="222222"/>
          <w:sz w:val="20"/>
          <w:szCs w:val="20"/>
          <w:shd w:val="clear" w:color="auto" w:fill="FFFFFF"/>
          <w:lang w:val="en-GB"/>
        </w:rPr>
        <w:t>Yin, R. K. (2009). </w:t>
      </w:r>
      <w:r w:rsidRPr="0055485E">
        <w:rPr>
          <w:rFonts w:cstheme="minorHAnsi"/>
          <w:i/>
          <w:iCs/>
          <w:color w:val="222222"/>
          <w:sz w:val="20"/>
          <w:szCs w:val="20"/>
          <w:shd w:val="clear" w:color="auto" w:fill="FFFFFF"/>
          <w:lang w:val="en-GB"/>
        </w:rPr>
        <w:t>Case study research: Design and methods</w:t>
      </w:r>
      <w:r w:rsidRPr="0055485E">
        <w:rPr>
          <w:rFonts w:cstheme="minorHAnsi"/>
          <w:color w:val="222222"/>
          <w:sz w:val="20"/>
          <w:szCs w:val="20"/>
          <w:shd w:val="clear" w:color="auto" w:fill="FFFFFF"/>
          <w:lang w:val="en-GB"/>
        </w:rPr>
        <w:t> (Vol. 5). Sage.</w:t>
      </w:r>
    </w:p>
    <w:p w14:paraId="3734E5C0" w14:textId="77777777" w:rsidR="0055485E" w:rsidRPr="0055485E" w:rsidRDefault="0055485E" w:rsidP="0055485E">
      <w:pPr>
        <w:spacing w:after="0" w:line="240" w:lineRule="auto"/>
        <w:ind w:left="284" w:hanging="284"/>
        <w:jc w:val="both"/>
        <w:rPr>
          <w:rFonts w:cstheme="minorHAnsi"/>
          <w:sz w:val="20"/>
          <w:szCs w:val="20"/>
          <w:lang w:val="en-GB"/>
        </w:rPr>
      </w:pPr>
      <w:r w:rsidRPr="0055485E">
        <w:rPr>
          <w:rFonts w:cstheme="minorHAnsi"/>
          <w:sz w:val="20"/>
          <w:szCs w:val="20"/>
          <w:lang w:val="en-GB"/>
        </w:rPr>
        <w:t>Yin, R. K. (2018). Case Study Research and Applications: Design and Methods (6th ed.). Sage.</w:t>
      </w:r>
    </w:p>
    <w:p w14:paraId="035EB911" w14:textId="77777777" w:rsidR="0055485E" w:rsidRPr="0055485E" w:rsidRDefault="0055485E" w:rsidP="0055485E">
      <w:pPr>
        <w:spacing w:after="0" w:line="240" w:lineRule="auto"/>
        <w:ind w:left="284" w:hanging="284"/>
        <w:jc w:val="both"/>
        <w:rPr>
          <w:rFonts w:cstheme="minorHAnsi"/>
          <w:color w:val="222222"/>
          <w:sz w:val="20"/>
          <w:szCs w:val="20"/>
          <w:shd w:val="clear" w:color="auto" w:fill="FFFFFF"/>
          <w:lang w:val="en-GB"/>
        </w:rPr>
      </w:pPr>
      <w:r w:rsidRPr="0055485E">
        <w:rPr>
          <w:rFonts w:cstheme="minorHAnsi"/>
          <w:color w:val="222222"/>
          <w:sz w:val="20"/>
          <w:szCs w:val="20"/>
          <w:shd w:val="clear" w:color="auto" w:fill="FFFFFF"/>
          <w:lang w:val="en-GB"/>
        </w:rPr>
        <w:t>Youngs, R., Godfrey, K., Carothers, T., Cheeseman, N., Klepal, J., Leininger, J., ... &amp; Valmorbida, A. (2023). How Can Europe Help the Next Phase of the Summit for Democracy?.</w:t>
      </w:r>
    </w:p>
    <w:p w14:paraId="63EE6B22" w14:textId="77777777" w:rsidR="0055485E" w:rsidRPr="0055485E" w:rsidRDefault="0055485E" w:rsidP="0055485E">
      <w:pPr>
        <w:autoSpaceDE w:val="0"/>
        <w:autoSpaceDN w:val="0"/>
        <w:adjustRightInd w:val="0"/>
        <w:spacing w:after="0" w:line="240" w:lineRule="auto"/>
        <w:ind w:left="284" w:hanging="284"/>
        <w:jc w:val="both"/>
        <w:rPr>
          <w:rFonts w:cstheme="minorHAnsi"/>
          <w:color w:val="222222"/>
          <w:sz w:val="20"/>
          <w:szCs w:val="20"/>
          <w:shd w:val="clear" w:color="auto" w:fill="FFFFFF"/>
          <w:lang w:val="en-GB"/>
        </w:rPr>
      </w:pPr>
      <w:r w:rsidRPr="0055485E">
        <w:rPr>
          <w:rFonts w:cstheme="minorHAnsi"/>
          <w:color w:val="222222"/>
          <w:sz w:val="20"/>
          <w:szCs w:val="20"/>
          <w:shd w:val="clear" w:color="auto" w:fill="FFFFFF"/>
          <w:lang w:val="en-GB"/>
        </w:rPr>
        <w:t>Zhao, P., Yen, Y., Bailey, E., &amp; Sohail, M. T. (2019). Analysis of urban drivable and walkable street networks of the ASEAN Smart Cities Network. </w:t>
      </w:r>
      <w:r w:rsidRPr="0055485E">
        <w:rPr>
          <w:rFonts w:cstheme="minorHAnsi"/>
          <w:i/>
          <w:iCs/>
          <w:color w:val="222222"/>
          <w:sz w:val="20"/>
          <w:szCs w:val="20"/>
          <w:shd w:val="clear" w:color="auto" w:fill="FFFFFF"/>
          <w:lang w:val="en-GB"/>
        </w:rPr>
        <w:t>ISPRS International Journal of Geo-Information</w:t>
      </w:r>
      <w:r w:rsidRPr="0055485E">
        <w:rPr>
          <w:rFonts w:cstheme="minorHAnsi"/>
          <w:color w:val="222222"/>
          <w:sz w:val="20"/>
          <w:szCs w:val="20"/>
          <w:shd w:val="clear" w:color="auto" w:fill="FFFFFF"/>
          <w:lang w:val="en-GB"/>
        </w:rPr>
        <w:t>, </w:t>
      </w:r>
      <w:r w:rsidRPr="0055485E">
        <w:rPr>
          <w:rFonts w:cstheme="minorHAnsi"/>
          <w:i/>
          <w:iCs/>
          <w:color w:val="222222"/>
          <w:sz w:val="20"/>
          <w:szCs w:val="20"/>
          <w:shd w:val="clear" w:color="auto" w:fill="FFFFFF"/>
          <w:lang w:val="en-GB"/>
        </w:rPr>
        <w:t>8</w:t>
      </w:r>
      <w:r w:rsidRPr="0055485E">
        <w:rPr>
          <w:rFonts w:cstheme="minorHAnsi"/>
          <w:color w:val="222222"/>
          <w:sz w:val="20"/>
          <w:szCs w:val="20"/>
          <w:shd w:val="clear" w:color="auto" w:fill="FFFFFF"/>
          <w:lang w:val="en-GB"/>
        </w:rPr>
        <w:t>(10), 459.</w:t>
      </w:r>
    </w:p>
    <w:p w14:paraId="4C90ECC4" w14:textId="77777777" w:rsidR="0055485E" w:rsidRPr="0055485E" w:rsidRDefault="0055485E" w:rsidP="0055485E">
      <w:pPr>
        <w:tabs>
          <w:tab w:val="left" w:pos="1300"/>
        </w:tabs>
        <w:spacing w:after="0" w:line="240" w:lineRule="auto"/>
        <w:ind w:left="284" w:hanging="284"/>
        <w:jc w:val="both"/>
        <w:rPr>
          <w:rFonts w:eastAsia="Minion3-Regular-Identity-H" w:cstheme="minorHAnsi"/>
          <w:sz w:val="20"/>
          <w:szCs w:val="20"/>
          <w:lang w:val="en-GB"/>
        </w:rPr>
      </w:pPr>
      <w:r w:rsidRPr="0055485E">
        <w:rPr>
          <w:rStyle w:val="author"/>
          <w:rFonts w:cstheme="minorHAnsi"/>
          <w:color w:val="1C1D1E"/>
          <w:sz w:val="20"/>
          <w:szCs w:val="20"/>
          <w:shd w:val="clear" w:color="auto" w:fill="FFFFFF"/>
          <w:lang w:val="en-GB"/>
        </w:rPr>
        <w:t>Zhou, Y.</w:t>
      </w:r>
      <w:r w:rsidRPr="0055485E">
        <w:rPr>
          <w:rFonts w:cstheme="minorHAnsi"/>
          <w:color w:val="1C1D1E"/>
          <w:sz w:val="20"/>
          <w:szCs w:val="20"/>
          <w:shd w:val="clear" w:color="auto" w:fill="FFFFFF"/>
          <w:lang w:val="en-GB"/>
        </w:rPr>
        <w:t> and </w:t>
      </w:r>
      <w:r w:rsidRPr="0055485E">
        <w:rPr>
          <w:rStyle w:val="author"/>
          <w:rFonts w:cstheme="minorHAnsi"/>
          <w:color w:val="1C1D1E"/>
          <w:sz w:val="20"/>
          <w:szCs w:val="20"/>
          <w:shd w:val="clear" w:color="auto" w:fill="FFFFFF"/>
          <w:lang w:val="en-GB"/>
        </w:rPr>
        <w:t>Y. Tseng</w:t>
      </w:r>
      <w:r w:rsidRPr="0055485E">
        <w:rPr>
          <w:rFonts w:cstheme="minorHAnsi"/>
          <w:color w:val="1C1D1E"/>
          <w:sz w:val="20"/>
          <w:szCs w:val="20"/>
          <w:shd w:val="clear" w:color="auto" w:fill="FFFFFF"/>
          <w:lang w:val="en-GB"/>
        </w:rPr>
        <w:t> (</w:t>
      </w:r>
      <w:r w:rsidRPr="0055485E">
        <w:rPr>
          <w:rStyle w:val="pubyear"/>
          <w:rFonts w:cstheme="minorHAnsi"/>
          <w:color w:val="1C1D1E"/>
          <w:sz w:val="20"/>
          <w:szCs w:val="20"/>
          <w:shd w:val="clear" w:color="auto" w:fill="FFFFFF"/>
          <w:lang w:val="en-GB"/>
        </w:rPr>
        <w:t>2001</w:t>
      </w:r>
      <w:r w:rsidRPr="0055485E">
        <w:rPr>
          <w:rFonts w:cstheme="minorHAnsi"/>
          <w:color w:val="1C1D1E"/>
          <w:sz w:val="20"/>
          <w:szCs w:val="20"/>
          <w:shd w:val="clear" w:color="auto" w:fill="FFFFFF"/>
          <w:lang w:val="en-GB"/>
        </w:rPr>
        <w:t>) ‘</w:t>
      </w:r>
      <w:r w:rsidRPr="0055485E">
        <w:rPr>
          <w:rStyle w:val="articletitle"/>
          <w:rFonts w:cstheme="minorHAnsi"/>
          <w:color w:val="1C1D1E"/>
          <w:sz w:val="20"/>
          <w:szCs w:val="20"/>
          <w:shd w:val="clear" w:color="auto" w:fill="FFFFFF"/>
          <w:lang w:val="en-GB"/>
        </w:rPr>
        <w:t>Regrounding the “ungrounded empires”: localization as the geographical catalyst for transnationalism</w:t>
      </w:r>
      <w:r w:rsidRPr="0055485E">
        <w:rPr>
          <w:rFonts w:cstheme="minorHAnsi"/>
          <w:color w:val="1C1D1E"/>
          <w:sz w:val="20"/>
          <w:szCs w:val="20"/>
          <w:shd w:val="clear" w:color="auto" w:fill="FFFFFF"/>
          <w:lang w:val="en-GB"/>
        </w:rPr>
        <w:t>’, </w:t>
      </w:r>
      <w:r w:rsidRPr="0055485E">
        <w:rPr>
          <w:rFonts w:cstheme="minorHAnsi"/>
          <w:i/>
          <w:iCs/>
          <w:color w:val="1C1D1E"/>
          <w:sz w:val="20"/>
          <w:szCs w:val="20"/>
          <w:shd w:val="clear" w:color="auto" w:fill="FFFFFF"/>
          <w:lang w:val="en-GB"/>
        </w:rPr>
        <w:t>Global Networks</w:t>
      </w:r>
      <w:r w:rsidRPr="0055485E">
        <w:rPr>
          <w:rFonts w:cstheme="minorHAnsi"/>
          <w:color w:val="1C1D1E"/>
          <w:sz w:val="20"/>
          <w:szCs w:val="20"/>
          <w:shd w:val="clear" w:color="auto" w:fill="FFFFFF"/>
          <w:lang w:val="en-GB"/>
        </w:rPr>
        <w:t>, </w:t>
      </w:r>
      <w:r w:rsidRPr="0055485E">
        <w:rPr>
          <w:rStyle w:val="vol"/>
          <w:rFonts w:cstheme="minorHAnsi"/>
          <w:b/>
          <w:bCs/>
          <w:color w:val="1C1D1E"/>
          <w:sz w:val="20"/>
          <w:szCs w:val="20"/>
          <w:shd w:val="clear" w:color="auto" w:fill="FFFFFF"/>
          <w:lang w:val="en-GB"/>
        </w:rPr>
        <w:t>1</w:t>
      </w:r>
      <w:r w:rsidRPr="0055485E">
        <w:rPr>
          <w:rFonts w:cstheme="minorHAnsi"/>
          <w:color w:val="1C1D1E"/>
          <w:sz w:val="20"/>
          <w:szCs w:val="20"/>
          <w:shd w:val="clear" w:color="auto" w:fill="FFFFFF"/>
          <w:lang w:val="en-GB"/>
        </w:rPr>
        <w:t>, </w:t>
      </w:r>
      <w:r w:rsidRPr="0055485E">
        <w:rPr>
          <w:rStyle w:val="pagefirst"/>
          <w:rFonts w:cstheme="minorHAnsi"/>
          <w:color w:val="1C1D1E"/>
          <w:sz w:val="20"/>
          <w:szCs w:val="20"/>
          <w:shd w:val="clear" w:color="auto" w:fill="FFFFFF"/>
          <w:lang w:val="en-GB"/>
        </w:rPr>
        <w:t>131</w:t>
      </w:r>
      <w:r w:rsidRPr="0055485E">
        <w:rPr>
          <w:rFonts w:cstheme="minorHAnsi"/>
          <w:color w:val="1C1D1E"/>
          <w:sz w:val="20"/>
          <w:szCs w:val="20"/>
          <w:shd w:val="clear" w:color="auto" w:fill="FFFFFF"/>
          <w:lang w:val="en-GB"/>
        </w:rPr>
        <w:t>–</w:t>
      </w:r>
      <w:r w:rsidRPr="0055485E">
        <w:rPr>
          <w:rStyle w:val="pagelast"/>
          <w:rFonts w:cstheme="minorHAnsi"/>
          <w:color w:val="1C1D1E"/>
          <w:sz w:val="20"/>
          <w:szCs w:val="20"/>
          <w:shd w:val="clear" w:color="auto" w:fill="FFFFFF"/>
          <w:lang w:val="en-GB"/>
        </w:rPr>
        <w:t>53</w:t>
      </w:r>
      <w:r w:rsidRPr="0055485E">
        <w:rPr>
          <w:rFonts w:cstheme="minorHAnsi"/>
          <w:color w:val="1C1D1E"/>
          <w:sz w:val="20"/>
          <w:szCs w:val="20"/>
          <w:shd w:val="clear" w:color="auto" w:fill="FFFFFF"/>
          <w:lang w:val="en-GB"/>
        </w:rPr>
        <w:t>.</w:t>
      </w:r>
    </w:p>
    <w:p w14:paraId="6ED7E6E1" w14:textId="77777777" w:rsidR="0055485E" w:rsidRPr="0055485E" w:rsidRDefault="0055485E" w:rsidP="0055485E">
      <w:pPr>
        <w:pStyle w:val="FootnoteText"/>
        <w:ind w:left="284" w:hanging="284"/>
        <w:jc w:val="both"/>
        <w:rPr>
          <w:rFonts w:cstheme="minorHAnsi"/>
          <w:lang w:val="en-GB"/>
        </w:rPr>
      </w:pPr>
      <w:r w:rsidRPr="0055485E">
        <w:rPr>
          <w:rFonts w:cstheme="minorHAnsi"/>
          <w:lang w:val="en-GB"/>
        </w:rPr>
        <w:t>Zweers, W. (2021). Should the Western Balkans participate in the Conference on the Future of Europe? Clingendael Institute.</w:t>
      </w:r>
    </w:p>
    <w:sectPr w:rsidR="0055485E" w:rsidRPr="0055485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inion3-Regular-Identity-H">
    <w:altName w:val="Yu Gothic"/>
    <w:panose1 w:val="00000000000000000000"/>
    <w:charset w:val="80"/>
    <w:family w:val="auto"/>
    <w:notTrueType/>
    <w:pitch w:val="default"/>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C74853"/>
    <w:multiLevelType w:val="multilevel"/>
    <w:tmpl w:val="D0280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8D678A"/>
    <w:multiLevelType w:val="multilevel"/>
    <w:tmpl w:val="CAF24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796C34"/>
    <w:multiLevelType w:val="multilevel"/>
    <w:tmpl w:val="A3662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094D80"/>
    <w:multiLevelType w:val="multilevel"/>
    <w:tmpl w:val="CC16D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3B5CEB"/>
    <w:multiLevelType w:val="multilevel"/>
    <w:tmpl w:val="DACC8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BA4D85"/>
    <w:multiLevelType w:val="multilevel"/>
    <w:tmpl w:val="491AF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0628A7"/>
    <w:multiLevelType w:val="multilevel"/>
    <w:tmpl w:val="6E52D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BC1F1C"/>
    <w:multiLevelType w:val="multilevel"/>
    <w:tmpl w:val="3B860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440AAB"/>
    <w:multiLevelType w:val="multilevel"/>
    <w:tmpl w:val="00C49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8E6FB1"/>
    <w:multiLevelType w:val="multilevel"/>
    <w:tmpl w:val="4E021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B72932"/>
    <w:multiLevelType w:val="multilevel"/>
    <w:tmpl w:val="4BEC1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DE0440"/>
    <w:multiLevelType w:val="multilevel"/>
    <w:tmpl w:val="71121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51127F"/>
    <w:multiLevelType w:val="multilevel"/>
    <w:tmpl w:val="70AE5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D9219A"/>
    <w:multiLevelType w:val="multilevel"/>
    <w:tmpl w:val="9FE6E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360557"/>
    <w:multiLevelType w:val="multilevel"/>
    <w:tmpl w:val="058E5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3967850">
    <w:abstractNumId w:val="3"/>
  </w:num>
  <w:num w:numId="2" w16cid:durableId="1590969780">
    <w:abstractNumId w:val="1"/>
  </w:num>
  <w:num w:numId="3" w16cid:durableId="219752597">
    <w:abstractNumId w:val="6"/>
  </w:num>
  <w:num w:numId="4" w16cid:durableId="398140328">
    <w:abstractNumId w:val="7"/>
  </w:num>
  <w:num w:numId="5" w16cid:durableId="1979875277">
    <w:abstractNumId w:val="13"/>
  </w:num>
  <w:num w:numId="6" w16cid:durableId="929310765">
    <w:abstractNumId w:val="8"/>
  </w:num>
  <w:num w:numId="7" w16cid:durableId="2129078593">
    <w:abstractNumId w:val="14"/>
  </w:num>
  <w:num w:numId="8" w16cid:durableId="1699548521">
    <w:abstractNumId w:val="0"/>
  </w:num>
  <w:num w:numId="9" w16cid:durableId="1163667595">
    <w:abstractNumId w:val="2"/>
  </w:num>
  <w:num w:numId="10" w16cid:durableId="1588032466">
    <w:abstractNumId w:val="5"/>
  </w:num>
  <w:num w:numId="11" w16cid:durableId="909463633">
    <w:abstractNumId w:val="4"/>
  </w:num>
  <w:num w:numId="12" w16cid:durableId="538670077">
    <w:abstractNumId w:val="11"/>
  </w:num>
  <w:num w:numId="13" w16cid:durableId="306252417">
    <w:abstractNumId w:val="9"/>
  </w:num>
  <w:num w:numId="14" w16cid:durableId="682825844">
    <w:abstractNumId w:val="10"/>
  </w:num>
  <w:num w:numId="15" w16cid:durableId="727265583">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érgio Pedro">
    <w15:presenceInfo w15:providerId="Windows Live" w15:userId="9f626610b98541f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37D"/>
    <w:rsid w:val="000000D8"/>
    <w:rsid w:val="000854CA"/>
    <w:rsid w:val="000E740C"/>
    <w:rsid w:val="001E1565"/>
    <w:rsid w:val="00510525"/>
    <w:rsid w:val="0055485E"/>
    <w:rsid w:val="00607B01"/>
    <w:rsid w:val="00657D44"/>
    <w:rsid w:val="007F037D"/>
    <w:rsid w:val="00B104F5"/>
    <w:rsid w:val="00B63FD6"/>
    <w:rsid w:val="00C54491"/>
    <w:rsid w:val="00C745F3"/>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24670"/>
  <w15:chartTrackingRefBased/>
  <w15:docId w15:val="{EC1CD00F-F5A1-49CE-A229-6473918F4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037D"/>
  </w:style>
  <w:style w:type="paragraph" w:styleId="Heading1">
    <w:name w:val="heading 1"/>
    <w:basedOn w:val="Normal"/>
    <w:next w:val="Normal"/>
    <w:link w:val="Heading1Char"/>
    <w:uiPriority w:val="9"/>
    <w:qFormat/>
    <w:rsid w:val="007F037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7F037D"/>
    <w:pPr>
      <w:spacing w:before="100" w:beforeAutospacing="1" w:after="100" w:afterAutospacing="1" w:line="240" w:lineRule="auto"/>
      <w:outlineLvl w:val="1"/>
    </w:pPr>
    <w:rPr>
      <w:rFonts w:ascii="Times New Roman" w:eastAsia="Times New Roman" w:hAnsi="Times New Roman" w:cs="Times New Roman"/>
      <w:b/>
      <w:bCs/>
      <w:sz w:val="36"/>
      <w:szCs w:val="36"/>
      <w:lang w:eastAsia="pt-P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037D"/>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7F037D"/>
    <w:rPr>
      <w:rFonts w:ascii="Times New Roman" w:eastAsia="Times New Roman" w:hAnsi="Times New Roman" w:cs="Times New Roman"/>
      <w:b/>
      <w:bCs/>
      <w:sz w:val="36"/>
      <w:szCs w:val="36"/>
      <w:lang w:eastAsia="pt-PT"/>
    </w:rPr>
  </w:style>
  <w:style w:type="paragraph" w:styleId="FootnoteText">
    <w:name w:val="footnote text"/>
    <w:basedOn w:val="Normal"/>
    <w:link w:val="FootnoteTextChar"/>
    <w:uiPriority w:val="99"/>
    <w:unhideWhenUsed/>
    <w:rsid w:val="007F037D"/>
    <w:pPr>
      <w:spacing w:after="0" w:line="240" w:lineRule="auto"/>
    </w:pPr>
    <w:rPr>
      <w:sz w:val="20"/>
      <w:szCs w:val="20"/>
    </w:rPr>
  </w:style>
  <w:style w:type="character" w:customStyle="1" w:styleId="FootnoteTextChar">
    <w:name w:val="Footnote Text Char"/>
    <w:basedOn w:val="DefaultParagraphFont"/>
    <w:link w:val="FootnoteText"/>
    <w:uiPriority w:val="99"/>
    <w:rsid w:val="007F037D"/>
    <w:rPr>
      <w:sz w:val="20"/>
      <w:szCs w:val="20"/>
    </w:rPr>
  </w:style>
  <w:style w:type="paragraph" w:styleId="NormalWeb">
    <w:name w:val="Normal (Web)"/>
    <w:basedOn w:val="Normal"/>
    <w:uiPriority w:val="99"/>
    <w:unhideWhenUsed/>
    <w:rsid w:val="007F037D"/>
    <w:pPr>
      <w:spacing w:before="100" w:beforeAutospacing="1" w:after="100" w:afterAutospacing="1" w:line="240" w:lineRule="auto"/>
    </w:pPr>
    <w:rPr>
      <w:rFonts w:ascii="Times New Roman" w:eastAsia="Times New Roman" w:hAnsi="Times New Roman" w:cs="Times New Roman"/>
      <w:sz w:val="24"/>
      <w:szCs w:val="24"/>
      <w:lang w:eastAsia="pt-PT"/>
    </w:rPr>
  </w:style>
  <w:style w:type="character" w:styleId="Hyperlink">
    <w:name w:val="Hyperlink"/>
    <w:basedOn w:val="DefaultParagraphFont"/>
    <w:uiPriority w:val="99"/>
    <w:unhideWhenUsed/>
    <w:rsid w:val="007F037D"/>
    <w:rPr>
      <w:color w:val="0000FF"/>
      <w:u w:val="single"/>
    </w:rPr>
  </w:style>
  <w:style w:type="character" w:styleId="UnresolvedMention">
    <w:name w:val="Unresolved Mention"/>
    <w:basedOn w:val="DefaultParagraphFont"/>
    <w:uiPriority w:val="99"/>
    <w:semiHidden/>
    <w:unhideWhenUsed/>
    <w:rsid w:val="007F037D"/>
    <w:rPr>
      <w:color w:val="605E5C"/>
      <w:shd w:val="clear" w:color="auto" w:fill="E1DFDD"/>
    </w:rPr>
  </w:style>
  <w:style w:type="character" w:styleId="Emphasis">
    <w:name w:val="Emphasis"/>
    <w:basedOn w:val="DefaultParagraphFont"/>
    <w:uiPriority w:val="20"/>
    <w:qFormat/>
    <w:rsid w:val="007F037D"/>
    <w:rPr>
      <w:i/>
      <w:iCs/>
    </w:rPr>
  </w:style>
  <w:style w:type="paragraph" w:customStyle="1" w:styleId="my-2">
    <w:name w:val="my-2"/>
    <w:basedOn w:val="Normal"/>
    <w:rsid w:val="007F037D"/>
    <w:pPr>
      <w:spacing w:before="100" w:beforeAutospacing="1" w:after="100" w:afterAutospacing="1" w:line="240" w:lineRule="auto"/>
    </w:pPr>
    <w:rPr>
      <w:rFonts w:ascii="Times New Roman" w:eastAsia="Times New Roman" w:hAnsi="Times New Roman" w:cs="Times New Roman"/>
      <w:sz w:val="24"/>
      <w:szCs w:val="24"/>
      <w:lang w:eastAsia="pt-PT"/>
    </w:rPr>
  </w:style>
  <w:style w:type="character" w:styleId="Strong">
    <w:name w:val="Strong"/>
    <w:basedOn w:val="DefaultParagraphFont"/>
    <w:uiPriority w:val="22"/>
    <w:qFormat/>
    <w:rsid w:val="007F037D"/>
    <w:rPr>
      <w:b/>
      <w:bCs/>
    </w:rPr>
  </w:style>
  <w:style w:type="character" w:customStyle="1" w:styleId="selectable-text">
    <w:name w:val="selectable-text"/>
    <w:basedOn w:val="DefaultParagraphFont"/>
    <w:rsid w:val="007F037D"/>
  </w:style>
  <w:style w:type="character" w:customStyle="1" w:styleId="citation">
    <w:name w:val="citation"/>
    <w:basedOn w:val="DefaultParagraphFont"/>
    <w:rsid w:val="007F037D"/>
  </w:style>
  <w:style w:type="character" w:customStyle="1" w:styleId="inline-block">
    <w:name w:val="inline-block"/>
    <w:basedOn w:val="DefaultParagraphFont"/>
    <w:rsid w:val="007F037D"/>
  </w:style>
  <w:style w:type="character" w:customStyle="1" w:styleId="author">
    <w:name w:val="author"/>
    <w:basedOn w:val="DefaultParagraphFont"/>
    <w:rsid w:val="007F037D"/>
  </w:style>
  <w:style w:type="character" w:customStyle="1" w:styleId="pubyear">
    <w:name w:val="pubyear"/>
    <w:basedOn w:val="DefaultParagraphFont"/>
    <w:rsid w:val="007F037D"/>
  </w:style>
  <w:style w:type="character" w:customStyle="1" w:styleId="booktitle">
    <w:name w:val="booktitle"/>
    <w:basedOn w:val="DefaultParagraphFont"/>
    <w:rsid w:val="007F037D"/>
  </w:style>
  <w:style w:type="character" w:customStyle="1" w:styleId="articletitle">
    <w:name w:val="articletitle"/>
    <w:basedOn w:val="DefaultParagraphFont"/>
    <w:rsid w:val="007F037D"/>
  </w:style>
  <w:style w:type="character" w:customStyle="1" w:styleId="vol">
    <w:name w:val="vol"/>
    <w:basedOn w:val="DefaultParagraphFont"/>
    <w:rsid w:val="007F037D"/>
  </w:style>
  <w:style w:type="character" w:customStyle="1" w:styleId="pagefirst">
    <w:name w:val="pagefirst"/>
    <w:basedOn w:val="DefaultParagraphFont"/>
    <w:rsid w:val="007F037D"/>
  </w:style>
  <w:style w:type="character" w:customStyle="1" w:styleId="pagelast">
    <w:name w:val="pagelast"/>
    <w:basedOn w:val="DefaultParagraphFont"/>
    <w:rsid w:val="007F037D"/>
  </w:style>
  <w:style w:type="character" w:customStyle="1" w:styleId="editor">
    <w:name w:val="editor"/>
    <w:basedOn w:val="DefaultParagraphFont"/>
    <w:rsid w:val="007F037D"/>
  </w:style>
  <w:style w:type="character" w:styleId="FollowedHyperlink">
    <w:name w:val="FollowedHyperlink"/>
    <w:basedOn w:val="DefaultParagraphFont"/>
    <w:uiPriority w:val="99"/>
    <w:semiHidden/>
    <w:unhideWhenUsed/>
    <w:rsid w:val="007F037D"/>
    <w:rPr>
      <w:color w:val="954F72" w:themeColor="followedHyperlink"/>
      <w:u w:val="single"/>
    </w:rPr>
  </w:style>
  <w:style w:type="paragraph" w:customStyle="1" w:styleId="z1qcye">
    <w:name w:val="z1qcye"/>
    <w:basedOn w:val="Normal"/>
    <w:rsid w:val="007F037D"/>
    <w:pPr>
      <w:spacing w:before="100" w:beforeAutospacing="1" w:after="100" w:afterAutospacing="1" w:line="240" w:lineRule="auto"/>
    </w:pPr>
    <w:rPr>
      <w:rFonts w:ascii="Times New Roman" w:eastAsia="Times New Roman" w:hAnsi="Times New Roman" w:cs="Times New Roman"/>
      <w:sz w:val="24"/>
      <w:szCs w:val="24"/>
      <w:lang w:eastAsia="pt-PT"/>
    </w:rPr>
  </w:style>
  <w:style w:type="character" w:customStyle="1" w:styleId="t286pc">
    <w:name w:val="t286pc"/>
    <w:basedOn w:val="DefaultParagraphFont"/>
    <w:rsid w:val="007F037D"/>
  </w:style>
  <w:style w:type="paragraph" w:styleId="BodyText">
    <w:name w:val="Body Text"/>
    <w:basedOn w:val="Normal"/>
    <w:link w:val="BodyTextChar"/>
    <w:uiPriority w:val="1"/>
    <w:qFormat/>
    <w:rsid w:val="007F037D"/>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7F037D"/>
    <w:rPr>
      <w:rFonts w:ascii="Times New Roman" w:eastAsia="Times New Roman" w:hAnsi="Times New Roman" w:cs="Times New Roman"/>
      <w:sz w:val="24"/>
      <w:szCs w:val="24"/>
      <w:lang w:val="en-US"/>
    </w:rPr>
  </w:style>
  <w:style w:type="character" w:styleId="HTMLCite">
    <w:name w:val="HTML Cite"/>
    <w:basedOn w:val="DefaultParagraphFont"/>
    <w:uiPriority w:val="99"/>
    <w:semiHidden/>
    <w:unhideWhenUsed/>
    <w:rsid w:val="007F037D"/>
    <w:rPr>
      <w:i/>
      <w:iCs/>
    </w:rPr>
  </w:style>
  <w:style w:type="character" w:customStyle="1" w:styleId="reference-links">
    <w:name w:val="reference-links"/>
    <w:basedOn w:val="DefaultParagraphFont"/>
    <w:rsid w:val="007F037D"/>
  </w:style>
  <w:style w:type="character" w:customStyle="1" w:styleId="indices-id">
    <w:name w:val="indices-id"/>
    <w:basedOn w:val="DefaultParagraphFont"/>
    <w:rsid w:val="007F037D"/>
  </w:style>
  <w:style w:type="character" w:customStyle="1" w:styleId="apple-converted-space">
    <w:name w:val="apple-converted-space"/>
    <w:basedOn w:val="DefaultParagraphFont"/>
    <w:rsid w:val="007F037D"/>
  </w:style>
  <w:style w:type="paragraph" w:styleId="Revision">
    <w:name w:val="Revision"/>
    <w:hidden/>
    <w:uiPriority w:val="99"/>
    <w:semiHidden/>
    <w:rsid w:val="0051052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07/978-3-030-71147-4_8" TargetMode="External"/><Relationship Id="rId13" Type="http://schemas.openxmlformats.org/officeDocument/2006/relationships/hyperlink" Target="https://cdsa.aacademica.org/000-018/538.pdf" TargetMode="External"/><Relationship Id="rId18" Type="http://schemas.openxmlformats.org/officeDocument/2006/relationships/hyperlink" Target="https://feps-europe.eu/inspiration/democracy-without-politics-in-eu-citizen-participation/" TargetMode="External"/><Relationship Id="rId26" Type="http://schemas.openxmlformats.org/officeDocument/2006/relationships/hyperlink" Target="https://doi.org/10.1080/17513057.2012.719632" TargetMode="External"/><Relationship Id="rId3" Type="http://schemas.openxmlformats.org/officeDocument/2006/relationships/settings" Target="settings.xml"/><Relationship Id="rId21" Type="http://schemas.openxmlformats.org/officeDocument/2006/relationships/hyperlink" Target="https://doi.org/10.1007/978-3-319-99675-2_6-1" TargetMode="External"/><Relationship Id="rId7" Type="http://schemas.openxmlformats.org/officeDocument/2006/relationships/hyperlink" Target="https://data.cascais.pt/sites/default/files/2024-05/participatorysystem_EN.pdf" TargetMode="External"/><Relationship Id="rId12" Type="http://schemas.openxmlformats.org/officeDocument/2006/relationships/hyperlink" Target="https://doi.org/10.1177/0149206318788945" TargetMode="External"/><Relationship Id="rId17" Type="http://schemas.openxmlformats.org/officeDocument/2006/relationships/hyperlink" Target="https://boa.unimib.it/retrieve/e39773b1-31a2-35a3-e053-3a05fe0aac26/ricerca_partecipazione%5B1%5D.pdf?__cf_chl_f_tk=av4yM6EVbVbIX2uO6E6pFIOx9D.PdzUM_LfqFGR64OI-1783322803-1.0.1.1-UCoHIdNnSjIBkYBACr9z2huNxs4CFYANj.djmZxRlO8" TargetMode="External"/><Relationship Id="rId25" Type="http://schemas.openxmlformats.org/officeDocument/2006/relationships/hyperlink" Target="https://doi.org/10.1007/s10584-021-03218-" TargetMode="External"/><Relationship Id="rId2" Type="http://schemas.openxmlformats.org/officeDocument/2006/relationships/styles" Target="styles.xml"/><Relationship Id="rId16" Type="http://schemas.openxmlformats.org/officeDocument/2006/relationships/hyperlink" Target="https://www.tandfonline.com/doi/full/10.1080/00031305.2017.1407358" TargetMode="External"/><Relationship Id="rId20" Type="http://schemas.openxmlformats.org/officeDocument/2006/relationships/hyperlink" Target="https://ictlogy.net/articles/20021124_ismael_pena_cooperacion_y_voluntariado_en_red.pdf"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oi.org/10.32335/2238-0426.2018.8.21.1068" TargetMode="External"/><Relationship Id="rId11" Type="http://schemas.openxmlformats.org/officeDocument/2006/relationships/hyperlink" Target="https://op.europa.eu/en/publication-detail/-/publication/df9e8102-7ae9-11ef-bbbe-01aa75ed71a1/language-en" TargetMode="External"/><Relationship Id="rId24" Type="http://schemas.openxmlformats.org/officeDocument/2006/relationships/hyperlink" Target="https://apre.it/wp-content/uploads/2023/06/research-on-deliberative-and-participatory-practices-KI0923116ENN.pdf" TargetMode="External"/><Relationship Id="rId5" Type="http://schemas.openxmlformats.org/officeDocument/2006/relationships/hyperlink" Target="https://doi.org/10.1007/978-3-031-40150-3_8" TargetMode="External"/><Relationship Id="rId15" Type="http://schemas.openxmlformats.org/officeDocument/2006/relationships/hyperlink" Target="http://www.jstor.org/stable/10.7591/j.ctt5hh13f" TargetMode="External"/><Relationship Id="rId23" Type="http://schemas.openxmlformats.org/officeDocument/2006/relationships/hyperlink" Target="https://pmc.ncbi.nlm.nih.gov/articles/PMC1323316/" TargetMode="External"/><Relationship Id="rId28" Type="http://schemas.microsoft.com/office/2011/relationships/people" Target="people.xml"/><Relationship Id="rId10" Type="http://schemas.openxmlformats.org/officeDocument/2006/relationships/hyperlink" Target="https://op.europa.eu/en/web/eu-law-and-publications/publication-detail/-/publication/8b11a1bc-0f21-11ee-b12e-01aa75ed71a1" TargetMode="External"/><Relationship Id="rId19" Type="http://schemas.openxmlformats.org/officeDocument/2006/relationships/hyperlink" Target="https://scholarlypublications.universiteitleiden.nl/handle/1887/3505470" TargetMode="External"/><Relationship Id="rId4" Type="http://schemas.openxmlformats.org/officeDocument/2006/relationships/webSettings" Target="webSettings.xml"/><Relationship Id="rId9" Type="http://schemas.openxmlformats.org/officeDocument/2006/relationships/hyperlink" Target="https://op.europa.eu/en/publication-detail/-/publication/00108179-0996-11ee-b12e-01aa75ed71a1/language-en" TargetMode="External"/><Relationship Id="rId14" Type="http://schemas.openxmlformats.org/officeDocument/2006/relationships/hyperlink" Target="https://apre.it/wp-content/uploads/2023/06/horizon-europe-research-innovation-reshaping-democracies-KI0423482ENN.pdf" TargetMode="External"/><Relationship Id="rId22" Type="http://schemas.openxmlformats.org/officeDocument/2006/relationships/hyperlink" Target="https://doi.org/10.2307/20455766" TargetMode="External"/><Relationship Id="rId27"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3</Pages>
  <Words>11896</Words>
  <Characters>67812</Characters>
  <Application>Microsoft Office Word</Application>
  <DocSecurity>0</DocSecurity>
  <Lines>565</Lines>
  <Paragraphs>159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Giovanni Allegretti</dc:creator>
  <cp:keywords/>
  <dc:description/>
  <cp:lastModifiedBy>Sérgio Pedro</cp:lastModifiedBy>
  <cp:revision>7</cp:revision>
  <dcterms:created xsi:type="dcterms:W3CDTF">2026-07-08T18:52:00Z</dcterms:created>
  <dcterms:modified xsi:type="dcterms:W3CDTF">2026-07-10T09:00:00Z</dcterms:modified>
</cp:coreProperties>
</file>